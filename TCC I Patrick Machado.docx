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FAD74FB" w14:textId="268914F5" w:rsidR="00BD4F76" w:rsidRDefault="00BD4F76" w:rsidP="00BD4F76">
      <w:pPr>
        <w:pStyle w:val="Instituio"/>
      </w:pPr>
      <w:bookmarkStart w:id="0" w:name="_Hlk483943019"/>
      <w:bookmarkEnd w:id="0"/>
      <w:r w:rsidRPr="00A453AB">
        <w:rPr>
          <w:lang w:val="pt-BR" w:eastAsia="pt-BR"/>
        </w:rPr>
        <w:drawing>
          <wp:anchor distT="0" distB="0" distL="114300" distR="114300" simplePos="0" relativeHeight="251658240" behindDoc="0" locked="0" layoutInCell="1" allowOverlap="1" wp14:anchorId="4FF89D0A" wp14:editId="371988EA">
            <wp:simplePos x="0" y="0"/>
            <wp:positionH relativeFrom="column">
              <wp:posOffset>2264410</wp:posOffset>
            </wp:positionH>
            <wp:positionV relativeFrom="paragraph">
              <wp:posOffset>-52705</wp:posOffset>
            </wp:positionV>
            <wp:extent cx="1193165" cy="899795"/>
            <wp:effectExtent l="0" t="0" r="6985" b="0"/>
            <wp:wrapTopAndBottom/>
            <wp:docPr id="4" name="Imagem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3165" cy="899795"/>
                    </a:xfrm>
                    <a:prstGeom prst="rect">
                      <a:avLst/>
                    </a:prstGeom>
                    <a:noFill/>
                    <a:ln>
                      <a:noFill/>
                    </a:ln>
                  </pic:spPr>
                </pic:pic>
              </a:graphicData>
            </a:graphic>
            <wp14:sizeRelH relativeFrom="page">
              <wp14:pctWidth>0</wp14:pctWidth>
            </wp14:sizeRelH>
            <wp14:sizeRelV relativeFrom="page">
              <wp14:pctHeight>0</wp14:pctHeight>
            </wp14:sizeRelV>
          </wp:anchor>
        </w:drawing>
      </w:r>
      <w:r w:rsidR="001A6C66">
        <w:softHyphen/>
      </w:r>
      <w:r w:rsidR="001A6C66">
        <w:softHyphen/>
      </w:r>
      <w:r w:rsidR="001A6C66">
        <w:softHyphen/>
      </w:r>
      <w:r w:rsidR="001A6C66">
        <w:softHyphen/>
      </w:r>
      <w:r w:rsidR="001A6C66">
        <w:softHyphen/>
      </w:r>
      <w:r w:rsidR="001A6C66">
        <w:softHyphen/>
      </w:r>
    </w:p>
    <w:p w14:paraId="0C6D8DB0" w14:textId="77777777" w:rsidR="00BD4F76" w:rsidRPr="00A453AB" w:rsidRDefault="00BD4F76" w:rsidP="00BD4F76">
      <w:pPr>
        <w:pStyle w:val="Instituio"/>
      </w:pPr>
      <w:r w:rsidRPr="00A453AB">
        <w:t>Universidade do sul de santa catarina</w:t>
      </w:r>
    </w:p>
    <w:p w14:paraId="4E6E07DC" w14:textId="77777777" w:rsidR="009B232F" w:rsidRPr="002B2066" w:rsidRDefault="002B6118" w:rsidP="002B5421">
      <w:pPr>
        <w:pStyle w:val="NOMEDOAUTOR"/>
        <w:rPr>
          <w:noProof w:val="0"/>
          <w:u w:val="single"/>
          <w:lang w:val="pt-BR"/>
        </w:rPr>
      </w:pPr>
      <w:r w:rsidRPr="002B2066">
        <w:rPr>
          <w:noProof w:val="0"/>
          <w:lang w:val="pt-BR"/>
        </w:rPr>
        <w:t>PATRICK MACHADO</w:t>
      </w:r>
    </w:p>
    <w:p w14:paraId="6E3070EA" w14:textId="77777777" w:rsidR="00C7448C" w:rsidRPr="00E71A55" w:rsidRDefault="00C7448C" w:rsidP="002B5421">
      <w:pPr>
        <w:pStyle w:val="FOLHADEROSTO"/>
        <w:rPr>
          <w:lang w:val="pt-BR"/>
        </w:rPr>
      </w:pPr>
    </w:p>
    <w:p w14:paraId="5368B3B9" w14:textId="77777777" w:rsidR="00C7448C" w:rsidRPr="00E71A55" w:rsidRDefault="00C7448C" w:rsidP="00224C16">
      <w:pPr>
        <w:pStyle w:val="FOLHADEROSTO"/>
        <w:rPr>
          <w:lang w:val="pt-BR"/>
        </w:rPr>
      </w:pPr>
    </w:p>
    <w:p w14:paraId="72C39DA4" w14:textId="77777777" w:rsidR="00C7448C" w:rsidRPr="00E71A55" w:rsidRDefault="00C7448C" w:rsidP="00224C16">
      <w:pPr>
        <w:pStyle w:val="FOLHADEROSTO"/>
        <w:rPr>
          <w:lang w:val="pt-BR"/>
        </w:rPr>
      </w:pPr>
    </w:p>
    <w:p w14:paraId="558389D3" w14:textId="77777777" w:rsidR="00C7448C" w:rsidRPr="00E71A55" w:rsidRDefault="00C7448C" w:rsidP="00224C16">
      <w:pPr>
        <w:pStyle w:val="FOLHADEROSTO"/>
        <w:rPr>
          <w:lang w:val="pt-BR"/>
        </w:rPr>
      </w:pPr>
    </w:p>
    <w:p w14:paraId="324B3733" w14:textId="77777777" w:rsidR="009B232F" w:rsidRPr="00E71A55" w:rsidRDefault="009B232F" w:rsidP="00224C16">
      <w:pPr>
        <w:pStyle w:val="FOLHADEROSTO"/>
        <w:rPr>
          <w:lang w:val="pt-BR"/>
        </w:rPr>
      </w:pPr>
    </w:p>
    <w:p w14:paraId="0A916750" w14:textId="77777777" w:rsidR="004A1EC9" w:rsidRPr="00E71A55" w:rsidRDefault="004A1EC9" w:rsidP="00224C16">
      <w:pPr>
        <w:pStyle w:val="FOLHADEROSTO"/>
        <w:rPr>
          <w:lang w:val="pt-BR"/>
        </w:rPr>
      </w:pPr>
    </w:p>
    <w:p w14:paraId="1B7F8E08" w14:textId="4FDD75BE" w:rsidR="004A1EC9" w:rsidRDefault="004A1EC9" w:rsidP="00224C16">
      <w:pPr>
        <w:pStyle w:val="FOLHADEROSTO"/>
        <w:rPr>
          <w:lang w:val="pt-BR"/>
        </w:rPr>
      </w:pPr>
    </w:p>
    <w:p w14:paraId="7DFACDDD" w14:textId="77777777" w:rsidR="00BD4F76" w:rsidRPr="00E71A55" w:rsidRDefault="00BD4F76" w:rsidP="00224C16">
      <w:pPr>
        <w:pStyle w:val="FOLHADEROSTO"/>
        <w:rPr>
          <w:lang w:val="pt-BR"/>
        </w:rPr>
      </w:pPr>
    </w:p>
    <w:p w14:paraId="07788993" w14:textId="77777777" w:rsidR="004A1EC9" w:rsidRPr="00E71A55" w:rsidRDefault="004A1EC9" w:rsidP="00224C16">
      <w:pPr>
        <w:pStyle w:val="FOLHADEROSTO"/>
        <w:rPr>
          <w:lang w:val="pt-BR"/>
        </w:rPr>
      </w:pPr>
    </w:p>
    <w:p w14:paraId="36427683" w14:textId="77777777" w:rsidR="004A1EC9" w:rsidRPr="00E71A55" w:rsidRDefault="004A1EC9" w:rsidP="00224C16">
      <w:pPr>
        <w:pStyle w:val="FOLHADEROSTO"/>
        <w:rPr>
          <w:lang w:val="pt-BR"/>
        </w:rPr>
      </w:pPr>
    </w:p>
    <w:p w14:paraId="2EC95C94" w14:textId="77777777" w:rsidR="004A1EC9" w:rsidRPr="00E71A55" w:rsidRDefault="004A1EC9" w:rsidP="00224C16">
      <w:pPr>
        <w:pStyle w:val="FOLHADEROSTO"/>
        <w:rPr>
          <w:lang w:val="pt-BR"/>
        </w:rPr>
      </w:pPr>
    </w:p>
    <w:p w14:paraId="76291356" w14:textId="431273FD" w:rsidR="004A1EC9" w:rsidRPr="00E71A55" w:rsidRDefault="0071572C" w:rsidP="0071572C">
      <w:pPr>
        <w:pStyle w:val="FOLHADEROSTO"/>
        <w:rPr>
          <w:lang w:val="pt-BR"/>
        </w:rPr>
      </w:pPr>
      <w:r w:rsidRPr="00182E4C">
        <w:rPr>
          <w:lang w:val="pt-BR"/>
        </w:rPr>
        <w:t xml:space="preserve">Análise comparativa </w:t>
      </w:r>
      <w:r>
        <w:rPr>
          <w:lang w:val="pt-BR"/>
        </w:rPr>
        <w:t>ENTRE</w:t>
      </w:r>
      <w:r w:rsidRPr="00182E4C">
        <w:rPr>
          <w:lang w:val="pt-BR"/>
        </w:rPr>
        <w:t xml:space="preserve"> ferramentas</w:t>
      </w:r>
      <w:r>
        <w:rPr>
          <w:lang w:val="pt-BR"/>
        </w:rPr>
        <w:t xml:space="preserve"> GRATUITAS</w:t>
      </w:r>
      <w:r w:rsidRPr="00182E4C">
        <w:rPr>
          <w:lang w:val="pt-BR"/>
        </w:rPr>
        <w:t xml:space="preserve"> de gestão </w:t>
      </w:r>
      <w:r>
        <w:rPr>
          <w:lang w:val="pt-BR"/>
        </w:rPr>
        <w:t xml:space="preserve">E AUTOMAçÃO </w:t>
      </w:r>
      <w:r w:rsidRPr="00182E4C">
        <w:rPr>
          <w:lang w:val="pt-BR"/>
        </w:rPr>
        <w:t xml:space="preserve">de processos </w:t>
      </w:r>
      <w:r w:rsidR="003414AF">
        <w:rPr>
          <w:lang w:val="pt-BR"/>
        </w:rPr>
        <w:t>(BPMS)</w:t>
      </w:r>
    </w:p>
    <w:p w14:paraId="20D7C8E0" w14:textId="77777777" w:rsidR="004A1EC9" w:rsidRPr="00E71A55" w:rsidRDefault="004A1EC9" w:rsidP="00224C16">
      <w:pPr>
        <w:pStyle w:val="FOLHADEROSTO"/>
        <w:rPr>
          <w:lang w:val="pt-BR"/>
        </w:rPr>
      </w:pPr>
    </w:p>
    <w:p w14:paraId="1141EBF4" w14:textId="77777777" w:rsidR="004A1EC9" w:rsidRPr="00E71A55" w:rsidRDefault="004A1EC9" w:rsidP="00224C16">
      <w:pPr>
        <w:pStyle w:val="FOLHADEROSTO"/>
        <w:rPr>
          <w:lang w:val="pt-BR"/>
        </w:rPr>
      </w:pPr>
    </w:p>
    <w:p w14:paraId="2905BA6C" w14:textId="77777777" w:rsidR="004A1EC9" w:rsidRPr="00E71A55" w:rsidRDefault="004A1EC9" w:rsidP="00224C16">
      <w:pPr>
        <w:pStyle w:val="FOLHADEROSTO"/>
        <w:rPr>
          <w:lang w:val="pt-BR"/>
        </w:rPr>
      </w:pPr>
    </w:p>
    <w:p w14:paraId="5BCD7F59" w14:textId="77777777" w:rsidR="004A1EC9" w:rsidRPr="00E71A55" w:rsidRDefault="004A1EC9" w:rsidP="00224C16">
      <w:pPr>
        <w:pStyle w:val="FOLHADEROSTO"/>
        <w:rPr>
          <w:lang w:val="pt-BR"/>
        </w:rPr>
      </w:pPr>
    </w:p>
    <w:p w14:paraId="759B696C" w14:textId="1A1351AD" w:rsidR="004A1EC9" w:rsidRDefault="004A1EC9" w:rsidP="00224C16">
      <w:pPr>
        <w:pStyle w:val="FOLHADEROSTO"/>
        <w:rPr>
          <w:lang w:val="pt-BR"/>
        </w:rPr>
      </w:pPr>
    </w:p>
    <w:p w14:paraId="72310CDF" w14:textId="77777777" w:rsidR="007A3177" w:rsidRPr="00E71A55" w:rsidRDefault="007A3177" w:rsidP="00224C16">
      <w:pPr>
        <w:pStyle w:val="FOLHADEROSTO"/>
        <w:rPr>
          <w:lang w:val="pt-BR"/>
        </w:rPr>
      </w:pPr>
    </w:p>
    <w:p w14:paraId="66284A3F" w14:textId="77777777" w:rsidR="004A1EC9" w:rsidRPr="00E71A55" w:rsidRDefault="004A1EC9" w:rsidP="00224C16">
      <w:pPr>
        <w:pStyle w:val="FOLHADEROSTO"/>
        <w:rPr>
          <w:lang w:val="pt-BR"/>
        </w:rPr>
      </w:pPr>
    </w:p>
    <w:p w14:paraId="32B53006" w14:textId="77777777" w:rsidR="004A1EC9" w:rsidRPr="00E71A55" w:rsidRDefault="004A1EC9" w:rsidP="00224C16">
      <w:pPr>
        <w:pStyle w:val="FOLHADEROSTO"/>
        <w:rPr>
          <w:lang w:val="pt-BR"/>
        </w:rPr>
      </w:pPr>
    </w:p>
    <w:p w14:paraId="6C00278D" w14:textId="77777777" w:rsidR="004A1EC9" w:rsidRPr="00E71A55" w:rsidRDefault="004A1EC9" w:rsidP="00224C16">
      <w:pPr>
        <w:pStyle w:val="FOLHADEROSTO"/>
        <w:rPr>
          <w:lang w:val="pt-BR"/>
        </w:rPr>
      </w:pPr>
    </w:p>
    <w:p w14:paraId="5CFA301A" w14:textId="77777777" w:rsidR="004A1EC9" w:rsidRPr="00E71A55" w:rsidRDefault="004A1EC9" w:rsidP="00224C16">
      <w:pPr>
        <w:pStyle w:val="FOLHADEROSTO"/>
        <w:rPr>
          <w:lang w:val="pt-BR"/>
        </w:rPr>
      </w:pPr>
    </w:p>
    <w:p w14:paraId="0514343C" w14:textId="77777777" w:rsidR="009E20E0" w:rsidRPr="00E71A55" w:rsidRDefault="009E20E0" w:rsidP="00224C16">
      <w:pPr>
        <w:pStyle w:val="FOLHADEROSTO"/>
        <w:rPr>
          <w:lang w:val="pt-BR"/>
        </w:rPr>
      </w:pPr>
    </w:p>
    <w:p w14:paraId="73248CA7" w14:textId="77777777" w:rsidR="004A1EC9" w:rsidRPr="00E71A55" w:rsidRDefault="004A1EC9" w:rsidP="00224C16">
      <w:pPr>
        <w:pStyle w:val="FOLHADEROSTO"/>
        <w:rPr>
          <w:lang w:val="pt-BR"/>
        </w:rPr>
      </w:pPr>
    </w:p>
    <w:p w14:paraId="5C34DEF9" w14:textId="77777777" w:rsidR="004A1EC9" w:rsidRPr="00E71A55" w:rsidRDefault="002B6118" w:rsidP="002B5421">
      <w:pPr>
        <w:pStyle w:val="CidadeeAnodeentrega"/>
        <w:rPr>
          <w:lang w:val="pt-BR"/>
        </w:rPr>
      </w:pPr>
      <w:r w:rsidRPr="002B2066">
        <w:rPr>
          <w:noProof w:val="0"/>
          <w:lang w:val="pt-BR"/>
        </w:rPr>
        <w:t>Palhoça</w:t>
      </w:r>
    </w:p>
    <w:p w14:paraId="735ADD7B" w14:textId="216BF5B6" w:rsidR="002B5421" w:rsidRPr="002B2066" w:rsidRDefault="002B6118" w:rsidP="002B5421">
      <w:pPr>
        <w:pStyle w:val="CidadeeAnodeentrega"/>
        <w:rPr>
          <w:noProof w:val="0"/>
          <w:lang w:val="pt-BR"/>
        </w:rPr>
      </w:pPr>
      <w:r w:rsidRPr="002B2066">
        <w:rPr>
          <w:noProof w:val="0"/>
          <w:lang w:val="pt-BR"/>
        </w:rPr>
        <w:t>201</w:t>
      </w:r>
      <w:r w:rsidR="00654EB3">
        <w:rPr>
          <w:noProof w:val="0"/>
          <w:lang w:val="pt-BR"/>
        </w:rPr>
        <w:t>7</w:t>
      </w:r>
    </w:p>
    <w:p w14:paraId="7FEFAE84" w14:textId="77777777" w:rsidR="00C7448C" w:rsidRPr="002B2066" w:rsidRDefault="002B6118" w:rsidP="00A453AB">
      <w:pPr>
        <w:pStyle w:val="NOMEDOAUTOR"/>
        <w:rPr>
          <w:noProof w:val="0"/>
          <w:lang w:val="pt-BR"/>
        </w:rPr>
      </w:pPr>
      <w:r w:rsidRPr="002B2066">
        <w:rPr>
          <w:noProof w:val="0"/>
          <w:lang w:val="pt-BR"/>
        </w:rPr>
        <w:lastRenderedPageBreak/>
        <w:t>PATRICK MACHADO</w:t>
      </w:r>
    </w:p>
    <w:p w14:paraId="29070174" w14:textId="77777777" w:rsidR="00C7448C" w:rsidRPr="00E71A55" w:rsidRDefault="00C7448C" w:rsidP="009B232F">
      <w:pPr>
        <w:pStyle w:val="FOLHADEROSTO"/>
        <w:jc w:val="both"/>
        <w:rPr>
          <w:lang w:val="pt-BR"/>
        </w:rPr>
      </w:pPr>
    </w:p>
    <w:p w14:paraId="0CCF9097" w14:textId="77777777" w:rsidR="004A1EC9" w:rsidRPr="00E71A55" w:rsidRDefault="004A1EC9" w:rsidP="009B232F">
      <w:pPr>
        <w:pStyle w:val="FOLHADEROSTO"/>
        <w:jc w:val="both"/>
        <w:rPr>
          <w:lang w:val="pt-BR"/>
        </w:rPr>
      </w:pPr>
    </w:p>
    <w:p w14:paraId="11EAB558" w14:textId="77777777" w:rsidR="004A1EC9" w:rsidRPr="00E71A55" w:rsidRDefault="004A1EC9" w:rsidP="009B232F">
      <w:pPr>
        <w:pStyle w:val="FOLHADEROSTO"/>
        <w:jc w:val="both"/>
        <w:rPr>
          <w:lang w:val="pt-BR"/>
        </w:rPr>
      </w:pPr>
    </w:p>
    <w:p w14:paraId="743BA531" w14:textId="77777777" w:rsidR="004A1EC9" w:rsidRPr="00E71A55" w:rsidRDefault="004A1EC9" w:rsidP="009B232F">
      <w:pPr>
        <w:pStyle w:val="FOLHADEROSTO"/>
        <w:jc w:val="both"/>
        <w:rPr>
          <w:lang w:val="pt-BR"/>
        </w:rPr>
      </w:pPr>
    </w:p>
    <w:p w14:paraId="2F3D39CB" w14:textId="77777777" w:rsidR="004A1EC9" w:rsidRPr="00E71A55" w:rsidRDefault="004A1EC9" w:rsidP="009B232F">
      <w:pPr>
        <w:pStyle w:val="FOLHADEROSTO"/>
        <w:jc w:val="both"/>
        <w:rPr>
          <w:lang w:val="pt-BR"/>
        </w:rPr>
      </w:pPr>
    </w:p>
    <w:p w14:paraId="5ADEF749" w14:textId="77777777" w:rsidR="004A1EC9" w:rsidRPr="00E71A55" w:rsidRDefault="004A1EC9" w:rsidP="009B232F">
      <w:pPr>
        <w:pStyle w:val="FOLHADEROSTO"/>
        <w:jc w:val="both"/>
        <w:rPr>
          <w:lang w:val="pt-BR"/>
        </w:rPr>
      </w:pPr>
    </w:p>
    <w:p w14:paraId="36C1A3DB" w14:textId="77777777" w:rsidR="004A1EC9" w:rsidRPr="00E71A55" w:rsidRDefault="004A1EC9" w:rsidP="009B232F">
      <w:pPr>
        <w:pStyle w:val="FOLHADEROSTO"/>
        <w:jc w:val="both"/>
        <w:rPr>
          <w:lang w:val="pt-BR"/>
        </w:rPr>
      </w:pPr>
    </w:p>
    <w:p w14:paraId="3DB7D775" w14:textId="77777777" w:rsidR="004A1EC9" w:rsidRPr="00E71A55" w:rsidRDefault="004A1EC9" w:rsidP="009B232F">
      <w:pPr>
        <w:pStyle w:val="FOLHADEROSTO"/>
        <w:jc w:val="both"/>
        <w:rPr>
          <w:lang w:val="pt-BR"/>
        </w:rPr>
      </w:pPr>
    </w:p>
    <w:p w14:paraId="50D1879B" w14:textId="77777777" w:rsidR="00C7448C" w:rsidRPr="00E71A55" w:rsidRDefault="00C7448C" w:rsidP="009B232F">
      <w:pPr>
        <w:pStyle w:val="FOLHADEROSTO"/>
        <w:rPr>
          <w:lang w:val="pt-BR"/>
        </w:rPr>
      </w:pPr>
    </w:p>
    <w:p w14:paraId="114C38ED" w14:textId="77777777" w:rsidR="00C7448C" w:rsidRPr="00E71A55" w:rsidRDefault="00C7448C" w:rsidP="009B232F">
      <w:pPr>
        <w:pStyle w:val="FOLHADEROSTO"/>
        <w:rPr>
          <w:lang w:val="pt-BR"/>
        </w:rPr>
      </w:pPr>
    </w:p>
    <w:p w14:paraId="343099FD" w14:textId="77777777" w:rsidR="00C7448C" w:rsidRPr="00E71A55" w:rsidRDefault="00C7448C" w:rsidP="009B232F">
      <w:pPr>
        <w:pStyle w:val="FOLHADEROSTO"/>
        <w:rPr>
          <w:lang w:val="pt-BR"/>
        </w:rPr>
      </w:pPr>
    </w:p>
    <w:p w14:paraId="4FE36DA8" w14:textId="0CE96108" w:rsidR="00C7448C" w:rsidRPr="00E71A55" w:rsidRDefault="0071572C" w:rsidP="0071572C">
      <w:pPr>
        <w:pStyle w:val="FOLHADEROSTO"/>
        <w:rPr>
          <w:lang w:val="pt-BR"/>
        </w:rPr>
      </w:pPr>
      <w:r w:rsidRPr="00182E4C">
        <w:rPr>
          <w:lang w:val="pt-BR"/>
        </w:rPr>
        <w:t xml:space="preserve">Análise comparativa </w:t>
      </w:r>
      <w:r>
        <w:rPr>
          <w:lang w:val="pt-BR"/>
        </w:rPr>
        <w:t>ENTRE</w:t>
      </w:r>
      <w:r w:rsidRPr="00182E4C">
        <w:rPr>
          <w:lang w:val="pt-BR"/>
        </w:rPr>
        <w:t xml:space="preserve"> ferramentas</w:t>
      </w:r>
      <w:r>
        <w:rPr>
          <w:lang w:val="pt-BR"/>
        </w:rPr>
        <w:t xml:space="preserve"> GRATUITAS</w:t>
      </w:r>
      <w:r w:rsidRPr="00182E4C">
        <w:rPr>
          <w:lang w:val="pt-BR"/>
        </w:rPr>
        <w:t xml:space="preserve"> de gestão </w:t>
      </w:r>
      <w:r>
        <w:rPr>
          <w:lang w:val="pt-BR"/>
        </w:rPr>
        <w:t xml:space="preserve">E AUTOMAçÃO </w:t>
      </w:r>
      <w:r w:rsidRPr="00182E4C">
        <w:rPr>
          <w:lang w:val="pt-BR"/>
        </w:rPr>
        <w:t>de processos</w:t>
      </w:r>
      <w:r w:rsidR="007E4478">
        <w:rPr>
          <w:lang w:val="pt-BR"/>
        </w:rPr>
        <w:t xml:space="preserve"> (BPMS)</w:t>
      </w:r>
    </w:p>
    <w:p w14:paraId="62F29B00" w14:textId="77777777" w:rsidR="00C7448C" w:rsidRPr="002B2066" w:rsidRDefault="00C7448C">
      <w:pPr>
        <w:pStyle w:val="Naturezadotrabalho"/>
      </w:pPr>
    </w:p>
    <w:p w14:paraId="10312818" w14:textId="77777777" w:rsidR="004A1EC9" w:rsidRPr="002B2066" w:rsidRDefault="004A1EC9">
      <w:pPr>
        <w:pStyle w:val="Naturezadotrabalho"/>
      </w:pPr>
    </w:p>
    <w:p w14:paraId="48DBD312" w14:textId="77777777" w:rsidR="004A1EC9" w:rsidRPr="002B2066" w:rsidRDefault="004A1EC9">
      <w:pPr>
        <w:pStyle w:val="Naturezadotrabalho"/>
      </w:pPr>
    </w:p>
    <w:p w14:paraId="343D35C7" w14:textId="77777777" w:rsidR="004A1EC9" w:rsidRPr="002B2066" w:rsidRDefault="004A1EC9">
      <w:pPr>
        <w:pStyle w:val="Naturezadotrabalho"/>
      </w:pPr>
    </w:p>
    <w:p w14:paraId="2B44DDC6" w14:textId="77777777" w:rsidR="004A1EC9" w:rsidRPr="002B2066" w:rsidRDefault="004A1EC9">
      <w:pPr>
        <w:pStyle w:val="Naturezadotrabalho"/>
      </w:pPr>
    </w:p>
    <w:p w14:paraId="0BFCBD8A" w14:textId="77777777" w:rsidR="00C7448C" w:rsidRPr="002B2066" w:rsidRDefault="00C7448C">
      <w:pPr>
        <w:pStyle w:val="Naturezadotrabalho"/>
      </w:pPr>
    </w:p>
    <w:p w14:paraId="7A000AFB" w14:textId="77777777" w:rsidR="00C7448C" w:rsidRPr="002B2066" w:rsidRDefault="00C7448C">
      <w:pPr>
        <w:pStyle w:val="Naturezadotrabalho"/>
      </w:pPr>
    </w:p>
    <w:p w14:paraId="6EB233B2" w14:textId="77777777" w:rsidR="00C7448C" w:rsidRPr="002B2066" w:rsidRDefault="00C7448C">
      <w:pPr>
        <w:pStyle w:val="Naturezadotrabalho"/>
      </w:pPr>
      <w:r w:rsidRPr="002B2066">
        <w:t xml:space="preserve">Trabalho de Conclusão de Curso apresentado ao Curso de Graduação em </w:t>
      </w:r>
      <w:r w:rsidR="002B6118" w:rsidRPr="002B2066">
        <w:t>Sistemas de Informação</w:t>
      </w:r>
      <w:r w:rsidRPr="002B2066">
        <w:t xml:space="preserve"> da Universidade do Sul de Santa Catarina, como requisito parcial à obtenção do título de Bacharel em </w:t>
      </w:r>
      <w:r w:rsidR="002B6118" w:rsidRPr="002B2066">
        <w:t>Sistemas de Informação</w:t>
      </w:r>
      <w:r w:rsidRPr="002B2066">
        <w:t>.</w:t>
      </w:r>
    </w:p>
    <w:p w14:paraId="45761EE3" w14:textId="77777777" w:rsidR="00C7448C" w:rsidRPr="00E71A55" w:rsidRDefault="00C7448C" w:rsidP="009B232F">
      <w:pPr>
        <w:pStyle w:val="FolhadeRosto0"/>
        <w:rPr>
          <w:lang w:val="pt-BR"/>
        </w:rPr>
      </w:pPr>
    </w:p>
    <w:p w14:paraId="5F8BC19B" w14:textId="77777777" w:rsidR="00A453AB" w:rsidRPr="00E71A55" w:rsidRDefault="00A453AB" w:rsidP="009B232F">
      <w:pPr>
        <w:pStyle w:val="FolhadeRosto0"/>
        <w:rPr>
          <w:lang w:val="pt-BR"/>
        </w:rPr>
      </w:pPr>
    </w:p>
    <w:p w14:paraId="0F8F3AAB" w14:textId="77777777" w:rsidR="00C7448C" w:rsidRPr="00E71A55" w:rsidRDefault="00C7448C" w:rsidP="00A453AB">
      <w:pPr>
        <w:pStyle w:val="FolhadeRosto0"/>
        <w:rPr>
          <w:lang w:val="pt-BR"/>
        </w:rPr>
      </w:pPr>
      <w:r w:rsidRPr="00E71A55">
        <w:rPr>
          <w:lang w:val="pt-BR"/>
        </w:rPr>
        <w:t>Orientador: Prof.</w:t>
      </w:r>
      <w:r w:rsidR="00A84CF0" w:rsidRPr="00E71A55">
        <w:rPr>
          <w:lang w:val="pt-BR"/>
        </w:rPr>
        <w:t xml:space="preserve"> </w:t>
      </w:r>
      <w:r w:rsidR="002B6118" w:rsidRPr="002B2066">
        <w:rPr>
          <w:noProof w:val="0"/>
          <w:lang w:val="pt-BR"/>
        </w:rPr>
        <w:t>Maurício Botelho</w:t>
      </w:r>
      <w:r w:rsidR="00A84CF0" w:rsidRPr="00E71A55">
        <w:rPr>
          <w:lang w:val="pt-BR"/>
        </w:rPr>
        <w:t xml:space="preserve">, </w:t>
      </w:r>
      <w:r w:rsidR="002B6118" w:rsidRPr="002B2066">
        <w:rPr>
          <w:noProof w:val="0"/>
          <w:lang w:val="pt-BR"/>
        </w:rPr>
        <w:t>M</w:t>
      </w:r>
      <w:r w:rsidR="006E12C9" w:rsidRPr="002B2066">
        <w:rPr>
          <w:noProof w:val="0"/>
          <w:lang w:val="pt-BR"/>
        </w:rPr>
        <w:t>Eng</w:t>
      </w:r>
      <w:r w:rsidR="00A84CF0" w:rsidRPr="00E71A55">
        <w:rPr>
          <w:lang w:val="pt-BR"/>
        </w:rPr>
        <w:t>.</w:t>
      </w:r>
    </w:p>
    <w:p w14:paraId="04CA600E" w14:textId="5C476A4E" w:rsidR="00C7448C" w:rsidRDefault="00C7448C" w:rsidP="009B232F">
      <w:pPr>
        <w:pStyle w:val="FolhadeRosto0"/>
        <w:rPr>
          <w:lang w:val="pt-BR"/>
        </w:rPr>
      </w:pPr>
    </w:p>
    <w:p w14:paraId="3AC611B8" w14:textId="77777777" w:rsidR="007E4478" w:rsidRPr="00E71A55" w:rsidRDefault="007E4478" w:rsidP="009B232F">
      <w:pPr>
        <w:pStyle w:val="FolhadeRosto0"/>
        <w:rPr>
          <w:lang w:val="pt-BR"/>
        </w:rPr>
      </w:pPr>
    </w:p>
    <w:p w14:paraId="62D3B9D2" w14:textId="77777777" w:rsidR="00A453AB" w:rsidRPr="00E71A55" w:rsidRDefault="00A453AB" w:rsidP="009B232F">
      <w:pPr>
        <w:pStyle w:val="FolhadeRosto0"/>
        <w:rPr>
          <w:lang w:val="pt-BR"/>
        </w:rPr>
      </w:pPr>
    </w:p>
    <w:p w14:paraId="6F8CAB17" w14:textId="77777777" w:rsidR="00A453AB" w:rsidRPr="00E71A55" w:rsidRDefault="00A453AB" w:rsidP="009B232F">
      <w:pPr>
        <w:pStyle w:val="FolhadeRosto0"/>
        <w:rPr>
          <w:u w:val="single"/>
          <w:lang w:val="pt-BR"/>
        </w:rPr>
      </w:pPr>
    </w:p>
    <w:p w14:paraId="028C9096" w14:textId="77777777" w:rsidR="00C7448C" w:rsidRPr="00E71A55" w:rsidRDefault="00C7448C" w:rsidP="009B232F">
      <w:pPr>
        <w:pStyle w:val="FolhadeRosto0"/>
        <w:rPr>
          <w:lang w:val="pt-BR"/>
        </w:rPr>
      </w:pPr>
    </w:p>
    <w:p w14:paraId="65938E73" w14:textId="77777777" w:rsidR="009E20E0" w:rsidRPr="00E71A55" w:rsidRDefault="009E20E0" w:rsidP="009B232F">
      <w:pPr>
        <w:pStyle w:val="FolhadeRosto0"/>
        <w:rPr>
          <w:lang w:val="pt-BR"/>
        </w:rPr>
      </w:pPr>
    </w:p>
    <w:p w14:paraId="68CCC850" w14:textId="77777777" w:rsidR="00C7448C" w:rsidRPr="00E71A55" w:rsidRDefault="00C7448C" w:rsidP="009B232F">
      <w:pPr>
        <w:pStyle w:val="FolhadeRosto0"/>
        <w:rPr>
          <w:lang w:val="pt-BR"/>
        </w:rPr>
      </w:pPr>
    </w:p>
    <w:p w14:paraId="132DA38B" w14:textId="77777777" w:rsidR="00A453AB" w:rsidRPr="00E71A55" w:rsidRDefault="00A453AB" w:rsidP="009B232F">
      <w:pPr>
        <w:pStyle w:val="FolhadeRosto0"/>
        <w:rPr>
          <w:lang w:val="pt-BR"/>
        </w:rPr>
      </w:pPr>
    </w:p>
    <w:p w14:paraId="58E7D659" w14:textId="77777777" w:rsidR="00C7448C" w:rsidRPr="002B2066" w:rsidRDefault="002B6118" w:rsidP="00A453AB">
      <w:pPr>
        <w:pStyle w:val="CidadeeAnodeentrega"/>
        <w:rPr>
          <w:noProof w:val="0"/>
          <w:lang w:val="pt-BR"/>
        </w:rPr>
      </w:pPr>
      <w:r w:rsidRPr="002B2066">
        <w:rPr>
          <w:noProof w:val="0"/>
          <w:lang w:val="pt-BR"/>
        </w:rPr>
        <w:t>Palhoça</w:t>
      </w:r>
    </w:p>
    <w:p w14:paraId="5116FFC7" w14:textId="65E1E429" w:rsidR="00C7448C" w:rsidRPr="002B2066" w:rsidRDefault="002B6118" w:rsidP="00A453AB">
      <w:pPr>
        <w:pStyle w:val="CidadeeAnodeentrega"/>
        <w:rPr>
          <w:noProof w:val="0"/>
          <w:lang w:val="pt-BR"/>
        </w:rPr>
      </w:pPr>
      <w:r w:rsidRPr="002B2066">
        <w:rPr>
          <w:noProof w:val="0"/>
          <w:lang w:val="pt-BR"/>
        </w:rPr>
        <w:t>201</w:t>
      </w:r>
      <w:r w:rsidR="00654EB3">
        <w:rPr>
          <w:noProof w:val="0"/>
          <w:lang w:val="pt-BR"/>
        </w:rPr>
        <w:t>7</w:t>
      </w:r>
    </w:p>
    <w:p w14:paraId="7A5F6143" w14:textId="77777777" w:rsidR="009042E1" w:rsidRPr="002B2066" w:rsidRDefault="002B6118" w:rsidP="007C461F">
      <w:pPr>
        <w:pStyle w:val="NOMEDOAUTOR"/>
        <w:rPr>
          <w:noProof w:val="0"/>
          <w:lang w:val="pt-BR"/>
        </w:rPr>
      </w:pPr>
      <w:r w:rsidRPr="002B2066">
        <w:rPr>
          <w:noProof w:val="0"/>
          <w:lang w:val="pt-BR"/>
        </w:rPr>
        <w:lastRenderedPageBreak/>
        <w:t>PATRICK MACHADO</w:t>
      </w:r>
    </w:p>
    <w:p w14:paraId="38233DBA" w14:textId="77777777" w:rsidR="00C7448C" w:rsidRPr="00E71A55" w:rsidRDefault="00C7448C" w:rsidP="009B232F">
      <w:pPr>
        <w:pStyle w:val="FOLHADEROSTO"/>
        <w:rPr>
          <w:lang w:val="pt-BR"/>
        </w:rPr>
      </w:pPr>
    </w:p>
    <w:p w14:paraId="3B03E21C" w14:textId="77777777" w:rsidR="00C7448C" w:rsidRPr="00E71A55" w:rsidRDefault="00C7448C" w:rsidP="009B232F">
      <w:pPr>
        <w:pStyle w:val="FOLHADEROSTO"/>
        <w:rPr>
          <w:lang w:val="pt-BR"/>
        </w:rPr>
      </w:pPr>
    </w:p>
    <w:p w14:paraId="1F062856" w14:textId="77777777" w:rsidR="00C7448C" w:rsidRPr="00E71A55" w:rsidRDefault="00C7448C" w:rsidP="009B232F">
      <w:pPr>
        <w:pStyle w:val="FOLHADEROSTO"/>
        <w:rPr>
          <w:lang w:val="pt-BR"/>
        </w:rPr>
      </w:pPr>
    </w:p>
    <w:p w14:paraId="4A462EC1" w14:textId="77777777" w:rsidR="00C7448C" w:rsidRPr="00E71A55" w:rsidRDefault="00C7448C" w:rsidP="009B232F">
      <w:pPr>
        <w:pStyle w:val="FOLHADEROSTO"/>
        <w:rPr>
          <w:lang w:val="pt-BR"/>
        </w:rPr>
      </w:pPr>
    </w:p>
    <w:p w14:paraId="017C6ED8" w14:textId="77777777" w:rsidR="00C7448C" w:rsidRPr="00E71A55" w:rsidRDefault="00C7448C" w:rsidP="009B232F">
      <w:pPr>
        <w:pStyle w:val="FOLHADEROSTO"/>
        <w:rPr>
          <w:lang w:val="pt-BR"/>
        </w:rPr>
      </w:pPr>
    </w:p>
    <w:p w14:paraId="1DB507F2" w14:textId="77777777" w:rsidR="00C7448C" w:rsidRPr="00E71A55" w:rsidRDefault="00C7448C" w:rsidP="009B232F">
      <w:pPr>
        <w:pStyle w:val="FOLHADEROSTO"/>
        <w:rPr>
          <w:lang w:val="pt-BR"/>
        </w:rPr>
      </w:pPr>
    </w:p>
    <w:p w14:paraId="44FEA096" w14:textId="77777777" w:rsidR="00C7448C" w:rsidRPr="00E71A55" w:rsidRDefault="00C7448C" w:rsidP="009B232F">
      <w:pPr>
        <w:pStyle w:val="FOLHADEROSTO"/>
        <w:rPr>
          <w:lang w:val="pt-BR"/>
        </w:rPr>
      </w:pPr>
    </w:p>
    <w:p w14:paraId="77637F61" w14:textId="77777777" w:rsidR="00C7448C" w:rsidRPr="00E71A55" w:rsidRDefault="00C7448C" w:rsidP="009B232F">
      <w:pPr>
        <w:pStyle w:val="FOLHADEROSTO"/>
        <w:rPr>
          <w:lang w:val="pt-BR"/>
        </w:rPr>
      </w:pPr>
    </w:p>
    <w:p w14:paraId="5DC6EA5D" w14:textId="0D5A5973" w:rsidR="008013D5" w:rsidRPr="00E71A55" w:rsidRDefault="008013D5" w:rsidP="008013D5">
      <w:pPr>
        <w:pStyle w:val="FOLHADEROSTO"/>
        <w:rPr>
          <w:lang w:val="pt-BR"/>
        </w:rPr>
      </w:pPr>
      <w:r w:rsidRPr="00182E4C">
        <w:rPr>
          <w:lang w:val="pt-BR"/>
        </w:rPr>
        <w:t xml:space="preserve">Análise comparativa </w:t>
      </w:r>
      <w:r w:rsidR="0071572C">
        <w:rPr>
          <w:lang w:val="pt-BR"/>
        </w:rPr>
        <w:t>ENTRE</w:t>
      </w:r>
      <w:r w:rsidRPr="00182E4C">
        <w:rPr>
          <w:lang w:val="pt-BR"/>
        </w:rPr>
        <w:t xml:space="preserve"> ferramentas</w:t>
      </w:r>
      <w:r>
        <w:rPr>
          <w:lang w:val="pt-BR"/>
        </w:rPr>
        <w:t xml:space="preserve"> GRATUITAS</w:t>
      </w:r>
      <w:r w:rsidRPr="00182E4C">
        <w:rPr>
          <w:lang w:val="pt-BR"/>
        </w:rPr>
        <w:t xml:space="preserve"> de gestão </w:t>
      </w:r>
      <w:r w:rsidR="0071572C">
        <w:rPr>
          <w:lang w:val="pt-BR"/>
        </w:rPr>
        <w:t xml:space="preserve">E AUTOMAçÃO </w:t>
      </w:r>
      <w:r w:rsidRPr="00182E4C">
        <w:rPr>
          <w:lang w:val="pt-BR"/>
        </w:rPr>
        <w:t>de processos</w:t>
      </w:r>
      <w:r w:rsidR="007E4478">
        <w:rPr>
          <w:lang w:val="pt-BR"/>
        </w:rPr>
        <w:t xml:space="preserve"> (BPMS)</w:t>
      </w:r>
    </w:p>
    <w:p w14:paraId="5CC6BA45" w14:textId="77777777" w:rsidR="00C7448C" w:rsidRPr="00E71A55" w:rsidRDefault="00C7448C" w:rsidP="009B232F">
      <w:pPr>
        <w:pStyle w:val="FOLHADEROSTO"/>
        <w:rPr>
          <w:lang w:val="pt-BR"/>
        </w:rPr>
      </w:pPr>
    </w:p>
    <w:p w14:paraId="4EE4CBD2" w14:textId="77777777" w:rsidR="00C7448C" w:rsidRPr="00E71A55" w:rsidRDefault="00C7448C" w:rsidP="009B232F">
      <w:pPr>
        <w:pStyle w:val="FOLHADEROSTO"/>
        <w:rPr>
          <w:lang w:val="pt-BR"/>
        </w:rPr>
      </w:pPr>
    </w:p>
    <w:p w14:paraId="3A6C2090" w14:textId="77777777" w:rsidR="00C7448C" w:rsidRPr="00E71A55" w:rsidRDefault="00C7448C" w:rsidP="009B232F">
      <w:pPr>
        <w:pStyle w:val="FOLHADEROSTO"/>
        <w:rPr>
          <w:lang w:val="pt-BR"/>
        </w:rPr>
      </w:pPr>
    </w:p>
    <w:p w14:paraId="612A1604" w14:textId="77777777" w:rsidR="00C7448C" w:rsidRPr="00E71A55" w:rsidRDefault="00C7448C" w:rsidP="009B232F">
      <w:pPr>
        <w:pStyle w:val="FOLHADEROSTO"/>
        <w:rPr>
          <w:lang w:val="pt-BR"/>
        </w:rPr>
      </w:pPr>
    </w:p>
    <w:p w14:paraId="269B9243" w14:textId="77777777" w:rsidR="00C7448C" w:rsidRPr="002B2066" w:rsidRDefault="00C7448C">
      <w:pPr>
        <w:pStyle w:val="Naturezadotrabalho"/>
      </w:pPr>
      <w:r w:rsidRPr="002B2066">
        <w:t xml:space="preserve">Este Trabalho de Conclusão de Curso foi julgado adequado à obtenção do título de </w:t>
      </w:r>
      <w:r w:rsidR="00715CA6" w:rsidRPr="002B2066">
        <w:t xml:space="preserve">Bacharel em </w:t>
      </w:r>
      <w:r w:rsidR="002B6118" w:rsidRPr="002B2066">
        <w:t>Sistemas de Informação</w:t>
      </w:r>
      <w:r w:rsidR="00715CA6" w:rsidRPr="002B2066">
        <w:t xml:space="preserve"> </w:t>
      </w:r>
      <w:r w:rsidRPr="002B2066">
        <w:t xml:space="preserve">e aprovado em sua forma final pelo Curso de Graduação em </w:t>
      </w:r>
      <w:r w:rsidR="002B6118" w:rsidRPr="002B2066">
        <w:t>Sistemas de Informação</w:t>
      </w:r>
      <w:r w:rsidR="00715CA6" w:rsidRPr="002B2066">
        <w:t xml:space="preserve"> </w:t>
      </w:r>
      <w:r w:rsidRPr="002B2066">
        <w:t>da Universidade do Sul de Santa Catarina.</w:t>
      </w:r>
    </w:p>
    <w:p w14:paraId="3946E304" w14:textId="77777777" w:rsidR="00C7448C" w:rsidRPr="00E71A55" w:rsidRDefault="00C7448C" w:rsidP="009B232F">
      <w:pPr>
        <w:pStyle w:val="FOLHADEROSTO"/>
        <w:rPr>
          <w:lang w:val="pt-BR"/>
        </w:rPr>
      </w:pPr>
    </w:p>
    <w:p w14:paraId="6F7FDFA6" w14:textId="77777777" w:rsidR="00C7448C" w:rsidRPr="00E71A55" w:rsidRDefault="00C7448C" w:rsidP="009B232F">
      <w:pPr>
        <w:pStyle w:val="FOLHADEROSTO"/>
        <w:rPr>
          <w:lang w:val="pt-BR"/>
        </w:rPr>
      </w:pPr>
    </w:p>
    <w:p w14:paraId="17B3E349" w14:textId="77777777" w:rsidR="00C7448C" w:rsidRPr="00E71A55" w:rsidRDefault="00C7448C" w:rsidP="009B232F">
      <w:pPr>
        <w:pStyle w:val="FOLHADEROSTO"/>
        <w:rPr>
          <w:lang w:val="pt-BR"/>
        </w:rPr>
      </w:pPr>
    </w:p>
    <w:p w14:paraId="6B232449" w14:textId="77777777" w:rsidR="00C7448C" w:rsidRPr="00E71A55" w:rsidRDefault="00C7448C" w:rsidP="009B232F">
      <w:pPr>
        <w:pStyle w:val="FOLHADEROSTO"/>
        <w:rPr>
          <w:lang w:val="pt-BR"/>
        </w:rPr>
      </w:pPr>
    </w:p>
    <w:p w14:paraId="3E33EA46" w14:textId="77777777" w:rsidR="00C7448C" w:rsidRPr="00E71A55" w:rsidRDefault="007C461F" w:rsidP="009B232F">
      <w:pPr>
        <w:pStyle w:val="FolhadeRosto0"/>
        <w:rPr>
          <w:lang w:val="pt-BR"/>
        </w:rPr>
      </w:pPr>
      <w:r w:rsidRPr="00E71A55">
        <w:rPr>
          <w:lang w:val="pt-BR"/>
        </w:rPr>
        <w:t>(Local)</w:t>
      </w:r>
      <w:r w:rsidR="00C7448C" w:rsidRPr="00E71A55">
        <w:rPr>
          <w:lang w:val="pt-BR"/>
        </w:rPr>
        <w:t>, (dia) de (mês) de (ano da defesa).</w:t>
      </w:r>
    </w:p>
    <w:p w14:paraId="68AF4CAE" w14:textId="77777777" w:rsidR="00C7448C" w:rsidRPr="00E71A55" w:rsidRDefault="00C7448C" w:rsidP="009B232F">
      <w:pPr>
        <w:pStyle w:val="FolhadeRosto0"/>
        <w:rPr>
          <w:lang w:val="pt-BR"/>
        </w:rPr>
      </w:pPr>
    </w:p>
    <w:p w14:paraId="281D9377" w14:textId="77777777" w:rsidR="00C7448C" w:rsidRPr="00E71A55" w:rsidRDefault="00C7448C" w:rsidP="009B232F">
      <w:pPr>
        <w:pStyle w:val="Banca"/>
        <w:rPr>
          <w:lang w:val="pt-BR"/>
        </w:rPr>
      </w:pPr>
      <w:r w:rsidRPr="00E71A55">
        <w:rPr>
          <w:lang w:val="pt-BR"/>
        </w:rPr>
        <w:t>______________________________________________________</w:t>
      </w:r>
    </w:p>
    <w:p w14:paraId="11AF176C" w14:textId="77777777" w:rsidR="00C7448C" w:rsidRPr="00E71A55" w:rsidRDefault="00C7448C" w:rsidP="009B232F">
      <w:pPr>
        <w:pStyle w:val="Banca"/>
        <w:rPr>
          <w:lang w:val="pt-BR"/>
        </w:rPr>
      </w:pPr>
      <w:r w:rsidRPr="00E71A55">
        <w:rPr>
          <w:lang w:val="pt-BR"/>
        </w:rPr>
        <w:t xml:space="preserve">Professor e orientador Nome do Professor, </w:t>
      </w:r>
      <w:r w:rsidR="00A84CF0" w:rsidRPr="00E71A55">
        <w:rPr>
          <w:lang w:val="pt-BR"/>
        </w:rPr>
        <w:t>abreviatura da titulação</w:t>
      </w:r>
      <w:r w:rsidRPr="00E71A55">
        <w:rPr>
          <w:lang w:val="pt-BR"/>
        </w:rPr>
        <w:t>.</w:t>
      </w:r>
    </w:p>
    <w:p w14:paraId="05223FE3" w14:textId="77777777" w:rsidR="00C7448C" w:rsidRPr="00E71A55" w:rsidRDefault="00C7448C" w:rsidP="009B232F">
      <w:pPr>
        <w:pStyle w:val="Banca"/>
        <w:rPr>
          <w:lang w:val="pt-BR"/>
        </w:rPr>
      </w:pPr>
      <w:r w:rsidRPr="00E71A55">
        <w:rPr>
          <w:lang w:val="pt-BR"/>
        </w:rPr>
        <w:t>Universidade do Sul de Santa Catarina</w:t>
      </w:r>
    </w:p>
    <w:p w14:paraId="0DF99D0B" w14:textId="77777777" w:rsidR="00C7448C" w:rsidRPr="00E71A55" w:rsidRDefault="00C7448C" w:rsidP="009B232F">
      <w:pPr>
        <w:pStyle w:val="Banca"/>
        <w:rPr>
          <w:lang w:val="pt-BR"/>
        </w:rPr>
      </w:pPr>
    </w:p>
    <w:p w14:paraId="3C0A5D9A" w14:textId="77777777" w:rsidR="00C7448C" w:rsidRPr="00E71A55" w:rsidRDefault="00C7448C" w:rsidP="009B232F">
      <w:pPr>
        <w:pStyle w:val="Banca"/>
        <w:rPr>
          <w:lang w:val="pt-BR"/>
        </w:rPr>
      </w:pPr>
      <w:r w:rsidRPr="00E71A55">
        <w:rPr>
          <w:lang w:val="pt-BR"/>
        </w:rPr>
        <w:t>______________________________________________________</w:t>
      </w:r>
    </w:p>
    <w:p w14:paraId="74B5B608" w14:textId="77777777" w:rsidR="00C7448C" w:rsidRPr="00E71A55" w:rsidRDefault="00C7448C" w:rsidP="009B232F">
      <w:pPr>
        <w:pStyle w:val="Banca"/>
        <w:rPr>
          <w:lang w:val="pt-BR"/>
        </w:rPr>
      </w:pPr>
      <w:r w:rsidRPr="00E71A55">
        <w:rPr>
          <w:lang w:val="pt-BR"/>
        </w:rPr>
        <w:t xml:space="preserve">Prof. Nome do Professor, </w:t>
      </w:r>
      <w:r w:rsidR="00A84CF0" w:rsidRPr="00E71A55">
        <w:rPr>
          <w:lang w:val="pt-BR"/>
        </w:rPr>
        <w:t>abreviatura da titulação</w:t>
      </w:r>
      <w:r w:rsidRPr="00E71A55">
        <w:rPr>
          <w:lang w:val="pt-BR"/>
        </w:rPr>
        <w:t>.</w:t>
      </w:r>
    </w:p>
    <w:p w14:paraId="7A154FFB" w14:textId="77777777" w:rsidR="00C7448C" w:rsidRPr="00E71A55" w:rsidRDefault="00C7448C" w:rsidP="009B232F">
      <w:pPr>
        <w:pStyle w:val="Banca"/>
        <w:rPr>
          <w:lang w:val="pt-BR"/>
        </w:rPr>
      </w:pPr>
      <w:r w:rsidRPr="00E71A55">
        <w:rPr>
          <w:lang w:val="pt-BR"/>
        </w:rPr>
        <w:t>Universidade do Sul de Santa Catarina</w:t>
      </w:r>
    </w:p>
    <w:p w14:paraId="1EAA52C9" w14:textId="77777777" w:rsidR="00C7448C" w:rsidRPr="00E71A55" w:rsidRDefault="00C7448C" w:rsidP="009B232F">
      <w:pPr>
        <w:pStyle w:val="Banca"/>
        <w:rPr>
          <w:lang w:val="pt-BR"/>
        </w:rPr>
      </w:pPr>
    </w:p>
    <w:p w14:paraId="0736B394" w14:textId="77777777" w:rsidR="00C7448C" w:rsidRPr="00E71A55" w:rsidRDefault="00C7448C" w:rsidP="009B232F">
      <w:pPr>
        <w:pStyle w:val="Banca"/>
        <w:rPr>
          <w:lang w:val="pt-BR"/>
        </w:rPr>
      </w:pPr>
      <w:r w:rsidRPr="00E71A55">
        <w:rPr>
          <w:lang w:val="pt-BR"/>
        </w:rPr>
        <w:t>______________________________________________________</w:t>
      </w:r>
    </w:p>
    <w:p w14:paraId="5893DDFA" w14:textId="77777777" w:rsidR="00C7448C" w:rsidRPr="00E71A55" w:rsidRDefault="00C7448C" w:rsidP="009B232F">
      <w:pPr>
        <w:pStyle w:val="Banca"/>
        <w:rPr>
          <w:lang w:val="pt-BR"/>
        </w:rPr>
      </w:pPr>
      <w:r w:rsidRPr="00E71A55">
        <w:rPr>
          <w:lang w:val="pt-BR"/>
        </w:rPr>
        <w:t xml:space="preserve">Prof. Nome do Professor, </w:t>
      </w:r>
      <w:r w:rsidR="00A84CF0" w:rsidRPr="00E71A55">
        <w:rPr>
          <w:lang w:val="pt-BR"/>
        </w:rPr>
        <w:t>abreviatura da titulação</w:t>
      </w:r>
      <w:r w:rsidRPr="00E71A55">
        <w:rPr>
          <w:lang w:val="pt-BR"/>
        </w:rPr>
        <w:t>.</w:t>
      </w:r>
    </w:p>
    <w:p w14:paraId="3BB795EA" w14:textId="77777777" w:rsidR="00C7448C" w:rsidRPr="00E71A55" w:rsidRDefault="00C7448C" w:rsidP="009B232F">
      <w:pPr>
        <w:pStyle w:val="Banca"/>
        <w:rPr>
          <w:lang w:val="pt-BR"/>
        </w:rPr>
      </w:pPr>
      <w:r w:rsidRPr="00E71A55">
        <w:rPr>
          <w:lang w:val="pt-BR"/>
        </w:rPr>
        <w:t>Universidade do Sul de Santa Catarina</w:t>
      </w:r>
    </w:p>
    <w:p w14:paraId="52B94848" w14:textId="0C9BFFA3" w:rsidR="00B6107B" w:rsidRPr="002B2066" w:rsidRDefault="00B6107B" w:rsidP="00872751">
      <w:pPr>
        <w:pStyle w:val="Resumos"/>
        <w:spacing w:after="960"/>
      </w:pPr>
    </w:p>
    <w:p w14:paraId="50AC65EC" w14:textId="77777777" w:rsidR="00820EFE" w:rsidRPr="004A1EC9" w:rsidRDefault="00820EFE" w:rsidP="00820EFE"/>
    <w:p w14:paraId="00CEF012" w14:textId="77777777" w:rsidR="00820EFE" w:rsidRPr="004A1EC9" w:rsidRDefault="00820EFE" w:rsidP="00820EFE"/>
    <w:p w14:paraId="1DDC9425" w14:textId="77777777" w:rsidR="00820EFE" w:rsidRPr="004A1EC9" w:rsidRDefault="00820EFE" w:rsidP="00820EFE"/>
    <w:p w14:paraId="322C0C5C" w14:textId="77777777" w:rsidR="00820EFE" w:rsidRPr="004A1EC9" w:rsidRDefault="00820EFE" w:rsidP="00820EFE"/>
    <w:p w14:paraId="5EE2FE3F" w14:textId="77777777" w:rsidR="00820EFE" w:rsidRPr="004A1EC9" w:rsidRDefault="00820EFE" w:rsidP="00820EFE"/>
    <w:p w14:paraId="4540B0C2" w14:textId="77777777" w:rsidR="00820EFE" w:rsidRPr="004A1EC9" w:rsidRDefault="00820EFE" w:rsidP="00820EFE"/>
    <w:p w14:paraId="5DC9D9FE" w14:textId="77777777" w:rsidR="00820EFE" w:rsidRPr="004A1EC9" w:rsidRDefault="00820EFE" w:rsidP="00820EFE"/>
    <w:p w14:paraId="23BCC51C" w14:textId="77777777" w:rsidR="00820EFE" w:rsidRPr="004A1EC9" w:rsidRDefault="00820EFE" w:rsidP="00820EFE"/>
    <w:p w14:paraId="1BE282DD" w14:textId="77777777" w:rsidR="00820EFE" w:rsidRPr="004A1EC9" w:rsidRDefault="00820EFE" w:rsidP="00820EFE"/>
    <w:p w14:paraId="5BC31AE5" w14:textId="77777777" w:rsidR="00820EFE" w:rsidRPr="004A1EC9" w:rsidRDefault="00820EFE" w:rsidP="00820EFE"/>
    <w:p w14:paraId="66EBAF63" w14:textId="77777777" w:rsidR="00820EFE" w:rsidRPr="004A1EC9" w:rsidRDefault="00820EFE" w:rsidP="00820EFE"/>
    <w:p w14:paraId="7AB44DE4" w14:textId="77777777" w:rsidR="00820EFE" w:rsidRPr="004A1EC9" w:rsidRDefault="00820EFE" w:rsidP="00820EFE"/>
    <w:p w14:paraId="721D175D" w14:textId="77777777" w:rsidR="00820EFE" w:rsidRPr="004A1EC9" w:rsidRDefault="00820EFE" w:rsidP="00820EFE"/>
    <w:p w14:paraId="61164E95" w14:textId="77777777" w:rsidR="00820EFE" w:rsidRPr="004A1EC9" w:rsidRDefault="00820EFE" w:rsidP="00820EFE"/>
    <w:p w14:paraId="2FD19773" w14:textId="77777777" w:rsidR="00820EFE" w:rsidRPr="004A1EC9" w:rsidRDefault="00820EFE" w:rsidP="00820EFE"/>
    <w:p w14:paraId="16ABF125" w14:textId="77777777" w:rsidR="00820EFE" w:rsidRPr="004A1EC9" w:rsidRDefault="00820EFE" w:rsidP="00820EFE"/>
    <w:p w14:paraId="5D4ECE2A" w14:textId="77777777" w:rsidR="00820EFE" w:rsidRPr="004A1EC9" w:rsidRDefault="00820EFE" w:rsidP="00820EFE"/>
    <w:p w14:paraId="3348042A" w14:textId="77777777" w:rsidR="00820EFE" w:rsidRPr="004A1EC9" w:rsidRDefault="00820EFE" w:rsidP="00820EFE"/>
    <w:p w14:paraId="6CD4901A" w14:textId="77777777" w:rsidR="00820EFE" w:rsidRDefault="00820EFE" w:rsidP="00820EFE"/>
    <w:p w14:paraId="31A93546" w14:textId="77777777" w:rsidR="00820EFE" w:rsidRDefault="00820EFE" w:rsidP="00820EFE"/>
    <w:p w14:paraId="436D93C6" w14:textId="77777777" w:rsidR="00820EFE" w:rsidRDefault="00820EFE" w:rsidP="00820EFE"/>
    <w:p w14:paraId="5DCAE87F" w14:textId="77777777" w:rsidR="00820EFE" w:rsidRDefault="00820EFE" w:rsidP="00820EFE"/>
    <w:p w14:paraId="4C463A9C" w14:textId="77777777" w:rsidR="00820EFE" w:rsidRDefault="00820EFE" w:rsidP="00820EFE"/>
    <w:p w14:paraId="3D4350C8" w14:textId="77777777" w:rsidR="00820EFE" w:rsidRDefault="00820EFE" w:rsidP="00820EFE"/>
    <w:p w14:paraId="5A7EE7E4" w14:textId="77777777" w:rsidR="00820EFE" w:rsidRDefault="00820EFE" w:rsidP="00820EFE"/>
    <w:p w14:paraId="5192EA7F" w14:textId="77777777" w:rsidR="00820EFE" w:rsidRPr="004A1EC9" w:rsidRDefault="00820EFE" w:rsidP="00820EFE"/>
    <w:p w14:paraId="0C3AEDB8" w14:textId="77777777" w:rsidR="00820EFE" w:rsidRPr="004A1EC9" w:rsidRDefault="00820EFE" w:rsidP="00820EFE"/>
    <w:p w14:paraId="4BBE6EAE" w14:textId="77777777" w:rsidR="00820EFE" w:rsidRPr="004A1EC9" w:rsidRDefault="00820EFE" w:rsidP="00820EFE"/>
    <w:p w14:paraId="63A8E3F2" w14:textId="77777777" w:rsidR="00820EFE" w:rsidRPr="004A1EC9" w:rsidRDefault="00820EFE" w:rsidP="00820EFE"/>
    <w:p w14:paraId="613DB9D7" w14:textId="77777777" w:rsidR="00820EFE" w:rsidRPr="004A1EC9" w:rsidRDefault="00820EFE" w:rsidP="00820EFE"/>
    <w:p w14:paraId="180F61C6" w14:textId="77777777" w:rsidR="00820EFE" w:rsidRPr="004A1EC9" w:rsidRDefault="00820EFE" w:rsidP="00820EFE"/>
    <w:p w14:paraId="2126954A" w14:textId="77777777" w:rsidR="00820EFE" w:rsidRPr="004A1EC9" w:rsidRDefault="00820EFE" w:rsidP="00820EFE"/>
    <w:p w14:paraId="6039FFBD" w14:textId="77777777" w:rsidR="00820EFE" w:rsidRPr="004A1EC9" w:rsidRDefault="00820EFE" w:rsidP="00820EFE"/>
    <w:p w14:paraId="2C14D6EB" w14:textId="77777777" w:rsidR="00820EFE" w:rsidRPr="004A1EC9" w:rsidRDefault="00820EFE" w:rsidP="00820EFE"/>
    <w:p w14:paraId="3685C65F" w14:textId="77777777" w:rsidR="00820EFE" w:rsidRPr="001F0F3D" w:rsidRDefault="00820EFE" w:rsidP="00820EFE">
      <w:pPr>
        <w:rPr>
          <w:szCs w:val="24"/>
        </w:rPr>
      </w:pPr>
    </w:p>
    <w:p w14:paraId="438C2E95" w14:textId="77777777" w:rsidR="00BD4F76" w:rsidRDefault="00BD4F76" w:rsidP="00BD4F76">
      <w:pPr>
        <w:spacing w:line="360" w:lineRule="auto"/>
        <w:ind w:left="4536"/>
        <w:rPr>
          <w:szCs w:val="24"/>
        </w:rPr>
      </w:pPr>
      <w:r>
        <w:rPr>
          <w:szCs w:val="24"/>
        </w:rPr>
        <w:t>Dedicatória. Dedicatória. Dedicatória. Dedicatória. Dedicatória. Dedicatória. Dedicatória. Dedicatória. Dedicatória. Dedicatória. Dedicatória. Dedicatória. Dedicatória. Dedicatória. Dedicatória. Dedicatória. Dedicatória. Dedicatória. Dedicatória. Dedicatória. Dedicatória. Dedicatória.        Dedicatória.        Dedicatória.</w:t>
      </w:r>
    </w:p>
    <w:p w14:paraId="73E3E8E9" w14:textId="77777777" w:rsidR="00BD4F76" w:rsidRPr="00A84CF0" w:rsidRDefault="00BD4F76" w:rsidP="00BD4F76">
      <w:pPr>
        <w:spacing w:after="960" w:line="360" w:lineRule="auto"/>
        <w:ind w:left="3402"/>
        <w:rPr>
          <w:b/>
        </w:rPr>
      </w:pPr>
      <w:r>
        <w:rPr>
          <w:szCs w:val="24"/>
        </w:rPr>
        <w:br w:type="page"/>
      </w:r>
      <w:r w:rsidRPr="009D1692">
        <w:rPr>
          <w:b/>
        </w:rPr>
        <w:lastRenderedPageBreak/>
        <w:t>AGRADECIMENTOS</w:t>
      </w:r>
    </w:p>
    <w:p w14:paraId="096B2A3C" w14:textId="77777777" w:rsidR="00BD4F76" w:rsidRDefault="00BD4F76" w:rsidP="00BD4F76">
      <w:pPr>
        <w:pStyle w:val="Texto"/>
      </w:pPr>
      <w:r>
        <w:t>Agradecimentos. Agradecimentos. Agradecimentos. Agradecimentos. Agradecimentos. Agradecimentos.</w:t>
      </w:r>
    </w:p>
    <w:p w14:paraId="558F4BFA" w14:textId="77777777" w:rsidR="00BD4F76" w:rsidRPr="004A1EC9" w:rsidRDefault="00BD4F76" w:rsidP="00BD4F76">
      <w:r>
        <w:br w:type="page"/>
      </w:r>
    </w:p>
    <w:p w14:paraId="52BB5CCB" w14:textId="77777777" w:rsidR="00C10FE8" w:rsidRPr="004A1EC9" w:rsidRDefault="00C10FE8" w:rsidP="00C10FE8">
      <w:pPr>
        <w:pStyle w:val="Texto"/>
        <w:ind w:firstLine="0"/>
      </w:pPr>
    </w:p>
    <w:p w14:paraId="78E3AFEF" w14:textId="77777777" w:rsidR="00C10FE8" w:rsidRPr="004A1EC9" w:rsidRDefault="00C10FE8" w:rsidP="00C10FE8"/>
    <w:p w14:paraId="51E15C02" w14:textId="77777777" w:rsidR="00C10FE8" w:rsidRPr="004A1EC9" w:rsidRDefault="00C10FE8" w:rsidP="00C10FE8"/>
    <w:p w14:paraId="4D93A00D" w14:textId="77777777" w:rsidR="00C10FE8" w:rsidRPr="004A1EC9" w:rsidRDefault="00C10FE8" w:rsidP="00C10FE8"/>
    <w:p w14:paraId="336FFF12" w14:textId="77777777" w:rsidR="00C10FE8" w:rsidRPr="004A1EC9" w:rsidRDefault="00C10FE8" w:rsidP="00C10FE8"/>
    <w:p w14:paraId="6A99220A" w14:textId="77777777" w:rsidR="00C10FE8" w:rsidRPr="004A1EC9" w:rsidRDefault="00C10FE8" w:rsidP="00C10FE8"/>
    <w:p w14:paraId="0FBBC4EF" w14:textId="77777777" w:rsidR="00C10FE8" w:rsidRPr="004A1EC9" w:rsidRDefault="00C10FE8" w:rsidP="00C10FE8"/>
    <w:p w14:paraId="317EBC7F" w14:textId="77777777" w:rsidR="00C10FE8" w:rsidRPr="004A1EC9" w:rsidRDefault="00C10FE8" w:rsidP="00C10FE8"/>
    <w:p w14:paraId="66122C66" w14:textId="77777777" w:rsidR="00C10FE8" w:rsidRPr="004A1EC9" w:rsidRDefault="00C10FE8" w:rsidP="00C10FE8"/>
    <w:p w14:paraId="623E4435" w14:textId="77777777" w:rsidR="00C10FE8" w:rsidRPr="004A1EC9" w:rsidRDefault="00C10FE8" w:rsidP="00C10FE8"/>
    <w:p w14:paraId="09CB8876" w14:textId="77777777" w:rsidR="00C10FE8" w:rsidRPr="004A1EC9" w:rsidRDefault="00C10FE8" w:rsidP="00C10FE8"/>
    <w:p w14:paraId="603EDD39" w14:textId="77777777" w:rsidR="00C10FE8" w:rsidRPr="004A1EC9" w:rsidRDefault="00C10FE8" w:rsidP="00C10FE8"/>
    <w:p w14:paraId="66B9C30C" w14:textId="77777777" w:rsidR="00C10FE8" w:rsidRPr="004A1EC9" w:rsidRDefault="00C10FE8" w:rsidP="00C10FE8"/>
    <w:p w14:paraId="7F7CA069" w14:textId="77777777" w:rsidR="00C10FE8" w:rsidRPr="004A1EC9" w:rsidRDefault="00C10FE8" w:rsidP="00C10FE8"/>
    <w:p w14:paraId="6B22E26A" w14:textId="77777777" w:rsidR="00C10FE8" w:rsidRPr="004A1EC9" w:rsidRDefault="00C10FE8" w:rsidP="00C10FE8"/>
    <w:p w14:paraId="3454E988" w14:textId="77777777" w:rsidR="00C10FE8" w:rsidRPr="004A1EC9" w:rsidRDefault="00C10FE8" w:rsidP="00C10FE8"/>
    <w:p w14:paraId="388FC4F9" w14:textId="77777777" w:rsidR="00C10FE8" w:rsidRPr="004A1EC9" w:rsidRDefault="00C10FE8" w:rsidP="00C10FE8"/>
    <w:p w14:paraId="7E8451A1" w14:textId="77777777" w:rsidR="00C10FE8" w:rsidRPr="004A1EC9" w:rsidRDefault="00C10FE8" w:rsidP="00C10FE8"/>
    <w:p w14:paraId="353C9123" w14:textId="77777777" w:rsidR="00C10FE8" w:rsidRPr="004A1EC9" w:rsidRDefault="00C10FE8" w:rsidP="00C10FE8"/>
    <w:p w14:paraId="6F98CB19" w14:textId="77777777" w:rsidR="00C10FE8" w:rsidRPr="004A1EC9" w:rsidRDefault="00C10FE8" w:rsidP="00C10FE8"/>
    <w:p w14:paraId="53B460B0" w14:textId="77777777" w:rsidR="00C10FE8" w:rsidRPr="004A1EC9" w:rsidRDefault="00C10FE8" w:rsidP="00C10FE8"/>
    <w:p w14:paraId="49EE1B46" w14:textId="77777777" w:rsidR="00C10FE8" w:rsidRPr="004A1EC9" w:rsidRDefault="00C10FE8" w:rsidP="00C10FE8"/>
    <w:p w14:paraId="4E993661" w14:textId="77777777" w:rsidR="00C10FE8" w:rsidRPr="004A1EC9" w:rsidRDefault="00C10FE8" w:rsidP="00C10FE8"/>
    <w:p w14:paraId="66C7FAEE" w14:textId="77777777" w:rsidR="00C10FE8" w:rsidRPr="004A1EC9" w:rsidRDefault="00C10FE8" w:rsidP="00C10FE8"/>
    <w:p w14:paraId="20F2788B" w14:textId="77777777" w:rsidR="00C10FE8" w:rsidRPr="004A1EC9" w:rsidRDefault="00C10FE8" w:rsidP="00C10FE8"/>
    <w:p w14:paraId="11073E8C" w14:textId="77777777" w:rsidR="00C10FE8" w:rsidRPr="004A1EC9" w:rsidRDefault="00C10FE8" w:rsidP="00C10FE8"/>
    <w:p w14:paraId="5DF7305D" w14:textId="77777777" w:rsidR="00C10FE8" w:rsidRPr="004A1EC9" w:rsidRDefault="00C10FE8" w:rsidP="00C10FE8"/>
    <w:p w14:paraId="6F073FC4" w14:textId="77777777" w:rsidR="00C10FE8" w:rsidRDefault="00C10FE8" w:rsidP="00C10FE8"/>
    <w:p w14:paraId="04263632" w14:textId="77777777" w:rsidR="00C10FE8" w:rsidRPr="004A1EC9" w:rsidRDefault="00C10FE8" w:rsidP="00C10FE8"/>
    <w:p w14:paraId="48F9D688" w14:textId="77777777" w:rsidR="00C10FE8" w:rsidRPr="004A1EC9" w:rsidRDefault="00C10FE8" w:rsidP="00C10FE8"/>
    <w:p w14:paraId="33A80C5A" w14:textId="77777777" w:rsidR="00C10FE8" w:rsidRPr="004A1EC9" w:rsidRDefault="00C10FE8" w:rsidP="00C10FE8"/>
    <w:p w14:paraId="50EEB694" w14:textId="77777777" w:rsidR="00C10FE8" w:rsidRPr="004A1EC9" w:rsidRDefault="00C10FE8" w:rsidP="00C10FE8"/>
    <w:p w14:paraId="70DF3C75" w14:textId="77777777" w:rsidR="00C10FE8" w:rsidRDefault="00C10FE8" w:rsidP="00C10FE8"/>
    <w:p w14:paraId="3F1F3589" w14:textId="77777777" w:rsidR="00C10FE8" w:rsidRDefault="00C10FE8" w:rsidP="00C10FE8"/>
    <w:p w14:paraId="2B55AB4D" w14:textId="77777777" w:rsidR="00C10FE8" w:rsidRPr="004A1EC9" w:rsidRDefault="00C10FE8" w:rsidP="00C10FE8"/>
    <w:p w14:paraId="10997D58" w14:textId="77777777" w:rsidR="00C10FE8" w:rsidRPr="004A1EC9" w:rsidRDefault="00C10FE8" w:rsidP="00C10FE8"/>
    <w:p w14:paraId="6B6A60AC" w14:textId="77777777" w:rsidR="00C10FE8" w:rsidRDefault="00C10FE8" w:rsidP="00C10FE8"/>
    <w:p w14:paraId="6B0BA02A" w14:textId="77777777" w:rsidR="00C10FE8" w:rsidRDefault="00C10FE8" w:rsidP="00C10FE8"/>
    <w:p w14:paraId="380C6ADD" w14:textId="77777777" w:rsidR="00C10FE8" w:rsidRPr="004A1EC9" w:rsidRDefault="00C10FE8" w:rsidP="00C10FE8"/>
    <w:p w14:paraId="4F6C60A6" w14:textId="77777777" w:rsidR="00C10FE8" w:rsidRPr="004A1EC9" w:rsidRDefault="00C10FE8" w:rsidP="00C10FE8"/>
    <w:p w14:paraId="0BC49B45" w14:textId="77777777" w:rsidR="00C10FE8" w:rsidRPr="004A1EC9" w:rsidRDefault="00C10FE8" w:rsidP="00C10FE8"/>
    <w:p w14:paraId="10856D2D" w14:textId="77777777" w:rsidR="00C10FE8" w:rsidRPr="004A1EC9" w:rsidRDefault="00C10FE8" w:rsidP="00C10FE8"/>
    <w:p w14:paraId="69BA1948" w14:textId="77777777" w:rsidR="00C10FE8" w:rsidRPr="004A1EC9" w:rsidRDefault="00C10FE8" w:rsidP="00C10FE8"/>
    <w:p w14:paraId="2368D95E" w14:textId="77777777" w:rsidR="00C10FE8" w:rsidRPr="004A1EC9" w:rsidRDefault="00C10FE8" w:rsidP="00C10FE8"/>
    <w:p w14:paraId="0BAED686" w14:textId="0867A872" w:rsidR="00BD4F76" w:rsidRDefault="00C10FE8" w:rsidP="00C10FE8">
      <w:pPr>
        <w:pStyle w:val="Texto"/>
        <w:ind w:firstLine="0"/>
      </w:pPr>
      <w:r w:rsidRPr="00A33F4A">
        <w:t xml:space="preserve"> </w:t>
      </w:r>
      <w:r w:rsidR="00BD4F76" w:rsidRPr="00A33F4A">
        <w:t>“Epígrafe. Epígrafe. Epígrafe. Epígrafe. Epígrafe. Epígrafe. Epígrafe. Epígrafe. Epígrafe. Epígrafe. Epígrafe. Epígrafe. Epígrafe. Epígrafe. Epígrafe. Epígrafe.” (AUTORIA, ANO).</w:t>
      </w:r>
    </w:p>
    <w:p w14:paraId="228A6FB8" w14:textId="77777777" w:rsidR="00C039A9" w:rsidRDefault="00BD4F76" w:rsidP="00C039A9">
      <w:pPr>
        <w:pStyle w:val="Texto"/>
        <w:spacing w:after="960"/>
        <w:ind w:firstLine="0"/>
        <w:jc w:val="center"/>
        <w:rPr>
          <w:b/>
        </w:rPr>
      </w:pPr>
      <w:r>
        <w:br w:type="page"/>
      </w:r>
      <w:r w:rsidR="00C039A9" w:rsidRPr="009D2241">
        <w:rPr>
          <w:b/>
        </w:rPr>
        <w:lastRenderedPageBreak/>
        <w:t>RESUMO</w:t>
      </w:r>
    </w:p>
    <w:p w14:paraId="33ECBA84" w14:textId="77777777" w:rsidR="00C039A9" w:rsidRDefault="00C039A9" w:rsidP="00C039A9">
      <w:pPr>
        <w:pStyle w:val="Texto"/>
        <w:ind w:firstLine="0"/>
        <w:jc w:val="center"/>
      </w:pPr>
      <w:r>
        <w:t xml:space="preserve">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w:t>
      </w:r>
    </w:p>
    <w:p w14:paraId="1BBC172C" w14:textId="77777777" w:rsidR="00C039A9" w:rsidRDefault="00C039A9" w:rsidP="00C039A9">
      <w:pPr>
        <w:pStyle w:val="Resumos"/>
      </w:pPr>
    </w:p>
    <w:p w14:paraId="19D1B5D3" w14:textId="77777777" w:rsidR="00C039A9" w:rsidRDefault="00C039A9" w:rsidP="00C039A9">
      <w:pPr>
        <w:pStyle w:val="Resumos"/>
      </w:pPr>
      <w:r w:rsidRPr="004A1EC9">
        <w:t>Palavras-chave: Palavra 1. Palavra 2. Palavra 3.</w:t>
      </w:r>
    </w:p>
    <w:p w14:paraId="1D391408" w14:textId="328E2A54" w:rsidR="00C039A9" w:rsidRDefault="00C039A9" w:rsidP="00C039A9">
      <w:pPr>
        <w:pStyle w:val="Resumos"/>
        <w:spacing w:after="960"/>
        <w:jc w:val="center"/>
        <w:rPr>
          <w:b/>
        </w:rPr>
      </w:pPr>
      <w:r>
        <w:br w:type="page"/>
      </w:r>
      <w:r w:rsidRPr="00F14739">
        <w:rPr>
          <w:b/>
        </w:rPr>
        <w:lastRenderedPageBreak/>
        <w:t>ABSTRACT</w:t>
      </w:r>
    </w:p>
    <w:p w14:paraId="31C2291C" w14:textId="77777777" w:rsidR="00C039A9" w:rsidRPr="004A1EC9" w:rsidRDefault="00C039A9" w:rsidP="00C039A9">
      <w:pPr>
        <w:pStyle w:val="Resumos"/>
      </w:pPr>
      <w:r w:rsidRPr="004A1EC9">
        <w:t>Texto do abstract, do résumé ou do resumen. Texto do abstract, do résumé ou do resumen. Texto do abstract, do résumé ou do resumen. Texto do abstract, do résumé ou do resumen. Texto do abstract, do résumé ou do resumen. Texto do abstract, do résumé ou do resumen. Texto do abstract, do résumé ou do resumen. Texto do abstract, do résumé ou do resumen. Texto do abstract, do résumé ou do resumen. Texto do abstract, do résumé ou do resumen. Texto do abstract, do résumé ou do resumen. Texto do abstract, do résumé ou do resumen. Texto do abstract, do résumé ou do resumen. Texto do abstract, do résumé ou do resumen. Texto do abstract, do résumé ou do resumen.</w:t>
      </w:r>
    </w:p>
    <w:p w14:paraId="00AFE57A" w14:textId="77777777" w:rsidR="00C039A9" w:rsidRPr="004A1EC9" w:rsidRDefault="00C039A9" w:rsidP="00C039A9">
      <w:pPr>
        <w:pStyle w:val="Resumos"/>
      </w:pPr>
    </w:p>
    <w:p w14:paraId="770325AD" w14:textId="12734D88" w:rsidR="00C039A9" w:rsidRDefault="00C039A9" w:rsidP="00C039A9">
      <w:pPr>
        <w:pStyle w:val="Resumos"/>
      </w:pPr>
      <w:r w:rsidRPr="004A1EC9">
        <w:t>Keywords: Word, Mot ou Palabra 1. Word, Mot ou Palabra 2. Word, Mot ou Palabra 3.</w:t>
      </w:r>
    </w:p>
    <w:p w14:paraId="10205EEC" w14:textId="77777777" w:rsidR="00C039A9" w:rsidRDefault="00C039A9">
      <w:pPr>
        <w:suppressAutoHyphens w:val="0"/>
        <w:jc w:val="left"/>
      </w:pPr>
      <w:r>
        <w:br w:type="page"/>
      </w:r>
    </w:p>
    <w:p w14:paraId="2916C5C7" w14:textId="4D6899C9" w:rsidR="00F14739" w:rsidRPr="002B2066" w:rsidRDefault="009D2241" w:rsidP="00BD4F76">
      <w:pPr>
        <w:pStyle w:val="Resumos"/>
        <w:spacing w:after="960"/>
        <w:jc w:val="center"/>
        <w:rPr>
          <w:b/>
        </w:rPr>
      </w:pPr>
      <w:r w:rsidRPr="002B2066">
        <w:rPr>
          <w:b/>
        </w:rPr>
        <w:lastRenderedPageBreak/>
        <w:t xml:space="preserve">LISTA DE ILUSTRAÇÕES </w:t>
      </w:r>
    </w:p>
    <w:p w14:paraId="4A80EDB8" w14:textId="1E49D8FC" w:rsidR="00E8785A" w:rsidRDefault="00D01517">
      <w:pPr>
        <w:pStyle w:val="ndicedeilustraes"/>
        <w:tabs>
          <w:tab w:val="right" w:leader="dot" w:pos="9060"/>
        </w:tabs>
        <w:rPr>
          <w:rFonts w:asciiTheme="minorHAnsi" w:eastAsiaTheme="minorEastAsia" w:hAnsiTheme="minorHAnsi" w:cstheme="minorBidi"/>
          <w:noProof/>
          <w:sz w:val="22"/>
          <w:szCs w:val="22"/>
          <w:lang w:eastAsia="pt-BR"/>
        </w:rPr>
      </w:pPr>
      <w:r>
        <w:fldChar w:fldCharType="begin"/>
      </w:r>
      <w:r>
        <w:instrText xml:space="preserve"> TOC \c "FIGURA" </w:instrText>
      </w:r>
      <w:r>
        <w:fldChar w:fldCharType="separate"/>
      </w:r>
      <w:r w:rsidR="00E8785A" w:rsidRPr="00AB5956">
        <w:rPr>
          <w:noProof/>
        </w:rPr>
        <w:t>Figura 1 – Organograma fictício de uma organização militar</w:t>
      </w:r>
      <w:r w:rsidR="00E8785A">
        <w:rPr>
          <w:noProof/>
        </w:rPr>
        <w:tab/>
      </w:r>
      <w:r w:rsidR="00E8785A">
        <w:rPr>
          <w:noProof/>
        </w:rPr>
        <w:fldChar w:fldCharType="begin"/>
      </w:r>
      <w:r w:rsidR="00E8785A">
        <w:rPr>
          <w:noProof/>
        </w:rPr>
        <w:instrText xml:space="preserve"> PAGEREF _Toc485751622 \h </w:instrText>
      </w:r>
      <w:r w:rsidR="00E8785A">
        <w:rPr>
          <w:noProof/>
        </w:rPr>
      </w:r>
      <w:r w:rsidR="00E8785A">
        <w:rPr>
          <w:noProof/>
        </w:rPr>
        <w:fldChar w:fldCharType="separate"/>
      </w:r>
      <w:r w:rsidR="00E8785A">
        <w:rPr>
          <w:noProof/>
        </w:rPr>
        <w:t>20</w:t>
      </w:r>
      <w:r w:rsidR="00E8785A">
        <w:rPr>
          <w:noProof/>
        </w:rPr>
        <w:fldChar w:fldCharType="end"/>
      </w:r>
    </w:p>
    <w:p w14:paraId="4F2C939E" w14:textId="15F4D2C1" w:rsidR="00E8785A" w:rsidRDefault="00E8785A">
      <w:pPr>
        <w:pStyle w:val="ndicedeilustraes"/>
        <w:tabs>
          <w:tab w:val="right" w:leader="dot" w:pos="9060"/>
        </w:tabs>
        <w:rPr>
          <w:rFonts w:asciiTheme="minorHAnsi" w:eastAsiaTheme="minorEastAsia" w:hAnsiTheme="minorHAnsi" w:cstheme="minorBidi"/>
          <w:noProof/>
          <w:sz w:val="22"/>
          <w:szCs w:val="22"/>
          <w:lang w:eastAsia="pt-BR"/>
        </w:rPr>
      </w:pPr>
      <w:r w:rsidRPr="00AB5956">
        <w:rPr>
          <w:noProof/>
        </w:rPr>
        <w:t>Figura 2 – Cadeia de Valor Genérica</w:t>
      </w:r>
      <w:r>
        <w:rPr>
          <w:noProof/>
        </w:rPr>
        <w:tab/>
      </w:r>
      <w:r>
        <w:rPr>
          <w:noProof/>
        </w:rPr>
        <w:fldChar w:fldCharType="begin"/>
      </w:r>
      <w:r>
        <w:rPr>
          <w:noProof/>
        </w:rPr>
        <w:instrText xml:space="preserve"> PAGEREF _Toc485751623 \h </w:instrText>
      </w:r>
      <w:r>
        <w:rPr>
          <w:noProof/>
        </w:rPr>
      </w:r>
      <w:r>
        <w:rPr>
          <w:noProof/>
        </w:rPr>
        <w:fldChar w:fldCharType="separate"/>
      </w:r>
      <w:r>
        <w:rPr>
          <w:noProof/>
        </w:rPr>
        <w:t>21</w:t>
      </w:r>
      <w:r>
        <w:rPr>
          <w:noProof/>
        </w:rPr>
        <w:fldChar w:fldCharType="end"/>
      </w:r>
    </w:p>
    <w:p w14:paraId="7C280430" w14:textId="48A20934" w:rsidR="00E8785A" w:rsidRDefault="00E8785A">
      <w:pPr>
        <w:pStyle w:val="ndicedeilustraes"/>
        <w:tabs>
          <w:tab w:val="right" w:leader="dot" w:pos="9060"/>
        </w:tabs>
        <w:rPr>
          <w:rFonts w:asciiTheme="minorHAnsi" w:eastAsiaTheme="minorEastAsia" w:hAnsiTheme="minorHAnsi" w:cstheme="minorBidi"/>
          <w:noProof/>
          <w:sz w:val="22"/>
          <w:szCs w:val="22"/>
          <w:lang w:eastAsia="pt-BR"/>
        </w:rPr>
      </w:pPr>
      <w:r w:rsidRPr="00AB5956">
        <w:rPr>
          <w:noProof/>
        </w:rPr>
        <w:t>Figura 3 – Estruturas de gestão das organizações</w:t>
      </w:r>
      <w:r>
        <w:rPr>
          <w:noProof/>
        </w:rPr>
        <w:tab/>
      </w:r>
      <w:r>
        <w:rPr>
          <w:noProof/>
        </w:rPr>
        <w:fldChar w:fldCharType="begin"/>
      </w:r>
      <w:r>
        <w:rPr>
          <w:noProof/>
        </w:rPr>
        <w:instrText xml:space="preserve"> PAGEREF _Toc485751624 \h </w:instrText>
      </w:r>
      <w:r>
        <w:rPr>
          <w:noProof/>
        </w:rPr>
      </w:r>
      <w:r>
        <w:rPr>
          <w:noProof/>
        </w:rPr>
        <w:fldChar w:fldCharType="separate"/>
      </w:r>
      <w:r>
        <w:rPr>
          <w:noProof/>
        </w:rPr>
        <w:t>23</w:t>
      </w:r>
      <w:r>
        <w:rPr>
          <w:noProof/>
        </w:rPr>
        <w:fldChar w:fldCharType="end"/>
      </w:r>
    </w:p>
    <w:p w14:paraId="2635A5F1" w14:textId="30B3BA70" w:rsidR="00E8785A" w:rsidRDefault="00E8785A">
      <w:pPr>
        <w:pStyle w:val="ndicedeilustraes"/>
        <w:tabs>
          <w:tab w:val="right" w:leader="dot" w:pos="9060"/>
        </w:tabs>
        <w:rPr>
          <w:rFonts w:asciiTheme="minorHAnsi" w:eastAsiaTheme="minorEastAsia" w:hAnsiTheme="minorHAnsi" w:cstheme="minorBidi"/>
          <w:noProof/>
          <w:sz w:val="22"/>
          <w:szCs w:val="22"/>
          <w:lang w:eastAsia="pt-BR"/>
        </w:rPr>
      </w:pPr>
      <w:r w:rsidRPr="00AB5956">
        <w:rPr>
          <w:noProof/>
        </w:rPr>
        <w:t>Figura 4 – BPM e a conexão com objetivos estratégicos</w:t>
      </w:r>
      <w:r>
        <w:rPr>
          <w:noProof/>
        </w:rPr>
        <w:tab/>
      </w:r>
      <w:r>
        <w:rPr>
          <w:noProof/>
        </w:rPr>
        <w:fldChar w:fldCharType="begin"/>
      </w:r>
      <w:r>
        <w:rPr>
          <w:noProof/>
        </w:rPr>
        <w:instrText xml:space="preserve"> PAGEREF _Toc485751625 \h </w:instrText>
      </w:r>
      <w:r>
        <w:rPr>
          <w:noProof/>
        </w:rPr>
      </w:r>
      <w:r>
        <w:rPr>
          <w:noProof/>
        </w:rPr>
        <w:fldChar w:fldCharType="separate"/>
      </w:r>
      <w:r>
        <w:rPr>
          <w:noProof/>
        </w:rPr>
        <w:t>26</w:t>
      </w:r>
      <w:r>
        <w:rPr>
          <w:noProof/>
        </w:rPr>
        <w:fldChar w:fldCharType="end"/>
      </w:r>
    </w:p>
    <w:p w14:paraId="732BD5CE" w14:textId="17D396A4" w:rsidR="00E8785A" w:rsidRDefault="00E8785A">
      <w:pPr>
        <w:pStyle w:val="ndicedeilustraes"/>
        <w:tabs>
          <w:tab w:val="right" w:leader="dot" w:pos="9060"/>
        </w:tabs>
        <w:rPr>
          <w:rFonts w:asciiTheme="minorHAnsi" w:eastAsiaTheme="minorEastAsia" w:hAnsiTheme="minorHAnsi" w:cstheme="minorBidi"/>
          <w:noProof/>
          <w:sz w:val="22"/>
          <w:szCs w:val="22"/>
          <w:lang w:eastAsia="pt-BR"/>
        </w:rPr>
      </w:pPr>
      <w:r w:rsidRPr="00AB5956">
        <w:rPr>
          <w:noProof/>
        </w:rPr>
        <w:t>Figura 5 – Orquestração de atividades ao longo das funções de negócio.</w:t>
      </w:r>
      <w:r>
        <w:rPr>
          <w:noProof/>
        </w:rPr>
        <w:tab/>
      </w:r>
      <w:r>
        <w:rPr>
          <w:noProof/>
        </w:rPr>
        <w:fldChar w:fldCharType="begin"/>
      </w:r>
      <w:r>
        <w:rPr>
          <w:noProof/>
        </w:rPr>
        <w:instrText xml:space="preserve"> PAGEREF _Toc485751626 \h </w:instrText>
      </w:r>
      <w:r>
        <w:rPr>
          <w:noProof/>
        </w:rPr>
      </w:r>
      <w:r>
        <w:rPr>
          <w:noProof/>
        </w:rPr>
        <w:fldChar w:fldCharType="separate"/>
      </w:r>
      <w:r>
        <w:rPr>
          <w:noProof/>
        </w:rPr>
        <w:t>27</w:t>
      </w:r>
      <w:r>
        <w:rPr>
          <w:noProof/>
        </w:rPr>
        <w:fldChar w:fldCharType="end"/>
      </w:r>
    </w:p>
    <w:p w14:paraId="73B63612" w14:textId="6E76A09C" w:rsidR="00E8785A" w:rsidRDefault="00E8785A">
      <w:pPr>
        <w:pStyle w:val="ndicedeilustraes"/>
        <w:tabs>
          <w:tab w:val="right" w:leader="dot" w:pos="9060"/>
        </w:tabs>
        <w:rPr>
          <w:rFonts w:asciiTheme="minorHAnsi" w:eastAsiaTheme="minorEastAsia" w:hAnsiTheme="minorHAnsi" w:cstheme="minorBidi"/>
          <w:noProof/>
          <w:sz w:val="22"/>
          <w:szCs w:val="22"/>
          <w:lang w:eastAsia="pt-BR"/>
        </w:rPr>
      </w:pPr>
      <w:r w:rsidRPr="00AB5956">
        <w:rPr>
          <w:noProof/>
        </w:rPr>
        <w:t>Figura 6 – Tipos de eventos no BPMN</w:t>
      </w:r>
      <w:r>
        <w:rPr>
          <w:noProof/>
        </w:rPr>
        <w:tab/>
      </w:r>
      <w:r>
        <w:rPr>
          <w:noProof/>
        </w:rPr>
        <w:fldChar w:fldCharType="begin"/>
      </w:r>
      <w:r>
        <w:rPr>
          <w:noProof/>
        </w:rPr>
        <w:instrText xml:space="preserve"> PAGEREF _Toc485751627 \h </w:instrText>
      </w:r>
      <w:r>
        <w:rPr>
          <w:noProof/>
        </w:rPr>
      </w:r>
      <w:r>
        <w:rPr>
          <w:noProof/>
        </w:rPr>
        <w:fldChar w:fldCharType="separate"/>
      </w:r>
      <w:r>
        <w:rPr>
          <w:noProof/>
        </w:rPr>
        <w:t>32</w:t>
      </w:r>
      <w:r>
        <w:rPr>
          <w:noProof/>
        </w:rPr>
        <w:fldChar w:fldCharType="end"/>
      </w:r>
    </w:p>
    <w:p w14:paraId="304542A8" w14:textId="51F4A43C" w:rsidR="00E8785A" w:rsidRDefault="00E8785A">
      <w:pPr>
        <w:pStyle w:val="ndicedeilustraes"/>
        <w:tabs>
          <w:tab w:val="right" w:leader="dot" w:pos="9060"/>
        </w:tabs>
        <w:rPr>
          <w:rFonts w:asciiTheme="minorHAnsi" w:eastAsiaTheme="minorEastAsia" w:hAnsiTheme="minorHAnsi" w:cstheme="minorBidi"/>
          <w:noProof/>
          <w:sz w:val="22"/>
          <w:szCs w:val="22"/>
          <w:lang w:eastAsia="pt-BR"/>
        </w:rPr>
      </w:pPr>
      <w:r w:rsidRPr="00AB5956">
        <w:rPr>
          <w:noProof/>
        </w:rPr>
        <w:t>Figura 7 – Tarefa no BPMN</w:t>
      </w:r>
      <w:r>
        <w:rPr>
          <w:noProof/>
        </w:rPr>
        <w:tab/>
      </w:r>
      <w:r>
        <w:rPr>
          <w:noProof/>
        </w:rPr>
        <w:fldChar w:fldCharType="begin"/>
      </w:r>
      <w:r>
        <w:rPr>
          <w:noProof/>
        </w:rPr>
        <w:instrText xml:space="preserve"> PAGEREF _Toc485751628 \h </w:instrText>
      </w:r>
      <w:r>
        <w:rPr>
          <w:noProof/>
        </w:rPr>
      </w:r>
      <w:r>
        <w:rPr>
          <w:noProof/>
        </w:rPr>
        <w:fldChar w:fldCharType="separate"/>
      </w:r>
      <w:r>
        <w:rPr>
          <w:noProof/>
        </w:rPr>
        <w:t>33</w:t>
      </w:r>
      <w:r>
        <w:rPr>
          <w:noProof/>
        </w:rPr>
        <w:fldChar w:fldCharType="end"/>
      </w:r>
    </w:p>
    <w:p w14:paraId="6C1AF315" w14:textId="295C27F6" w:rsidR="00E8785A" w:rsidRDefault="00E8785A">
      <w:pPr>
        <w:pStyle w:val="ndicedeilustraes"/>
        <w:tabs>
          <w:tab w:val="right" w:leader="dot" w:pos="9060"/>
        </w:tabs>
        <w:rPr>
          <w:rFonts w:asciiTheme="minorHAnsi" w:eastAsiaTheme="minorEastAsia" w:hAnsiTheme="minorHAnsi" w:cstheme="minorBidi"/>
          <w:noProof/>
          <w:sz w:val="22"/>
          <w:szCs w:val="22"/>
          <w:lang w:eastAsia="pt-BR"/>
        </w:rPr>
      </w:pPr>
      <w:r w:rsidRPr="00AB5956">
        <w:rPr>
          <w:noProof/>
        </w:rPr>
        <w:t>Figura 8 – Subprocesso compacto no BPMN</w:t>
      </w:r>
      <w:r>
        <w:rPr>
          <w:noProof/>
        </w:rPr>
        <w:tab/>
      </w:r>
      <w:r>
        <w:rPr>
          <w:noProof/>
        </w:rPr>
        <w:fldChar w:fldCharType="begin"/>
      </w:r>
      <w:r>
        <w:rPr>
          <w:noProof/>
        </w:rPr>
        <w:instrText xml:space="preserve"> PAGEREF _Toc485751629 \h </w:instrText>
      </w:r>
      <w:r>
        <w:rPr>
          <w:noProof/>
        </w:rPr>
      </w:r>
      <w:r>
        <w:rPr>
          <w:noProof/>
        </w:rPr>
        <w:fldChar w:fldCharType="separate"/>
      </w:r>
      <w:r>
        <w:rPr>
          <w:noProof/>
        </w:rPr>
        <w:t>33</w:t>
      </w:r>
      <w:r>
        <w:rPr>
          <w:noProof/>
        </w:rPr>
        <w:fldChar w:fldCharType="end"/>
      </w:r>
    </w:p>
    <w:p w14:paraId="60EC547A" w14:textId="7B2299E3" w:rsidR="00E8785A" w:rsidRDefault="00E8785A">
      <w:pPr>
        <w:pStyle w:val="ndicedeilustraes"/>
        <w:tabs>
          <w:tab w:val="right" w:leader="dot" w:pos="9060"/>
        </w:tabs>
        <w:rPr>
          <w:rFonts w:asciiTheme="minorHAnsi" w:eastAsiaTheme="minorEastAsia" w:hAnsiTheme="minorHAnsi" w:cstheme="minorBidi"/>
          <w:noProof/>
          <w:sz w:val="22"/>
          <w:szCs w:val="22"/>
          <w:lang w:eastAsia="pt-BR"/>
        </w:rPr>
      </w:pPr>
      <w:r w:rsidRPr="00AB5956">
        <w:rPr>
          <w:noProof/>
        </w:rPr>
        <w:t>Figura 9 – Subprocesso expandido no BPMN</w:t>
      </w:r>
      <w:r>
        <w:rPr>
          <w:noProof/>
        </w:rPr>
        <w:tab/>
      </w:r>
      <w:r>
        <w:rPr>
          <w:noProof/>
        </w:rPr>
        <w:fldChar w:fldCharType="begin"/>
      </w:r>
      <w:r>
        <w:rPr>
          <w:noProof/>
        </w:rPr>
        <w:instrText xml:space="preserve"> PAGEREF _Toc485751630 \h </w:instrText>
      </w:r>
      <w:r>
        <w:rPr>
          <w:noProof/>
        </w:rPr>
      </w:r>
      <w:r>
        <w:rPr>
          <w:noProof/>
        </w:rPr>
        <w:fldChar w:fldCharType="separate"/>
      </w:r>
      <w:r>
        <w:rPr>
          <w:noProof/>
        </w:rPr>
        <w:t>33</w:t>
      </w:r>
      <w:r>
        <w:rPr>
          <w:noProof/>
        </w:rPr>
        <w:fldChar w:fldCharType="end"/>
      </w:r>
    </w:p>
    <w:p w14:paraId="6571C33B" w14:textId="547FB026" w:rsidR="00E8785A" w:rsidRDefault="00E8785A">
      <w:pPr>
        <w:pStyle w:val="ndicedeilustraes"/>
        <w:tabs>
          <w:tab w:val="right" w:leader="dot" w:pos="9060"/>
        </w:tabs>
        <w:rPr>
          <w:rFonts w:asciiTheme="minorHAnsi" w:eastAsiaTheme="minorEastAsia" w:hAnsiTheme="minorHAnsi" w:cstheme="minorBidi"/>
          <w:noProof/>
          <w:sz w:val="22"/>
          <w:szCs w:val="22"/>
          <w:lang w:eastAsia="pt-BR"/>
        </w:rPr>
      </w:pPr>
      <w:r w:rsidRPr="00AB5956">
        <w:rPr>
          <w:noProof/>
        </w:rPr>
        <w:t>Figura 10 – Comporta de Caminho no BPMN</w:t>
      </w:r>
      <w:r>
        <w:rPr>
          <w:noProof/>
        </w:rPr>
        <w:tab/>
      </w:r>
      <w:r>
        <w:rPr>
          <w:noProof/>
        </w:rPr>
        <w:fldChar w:fldCharType="begin"/>
      </w:r>
      <w:r>
        <w:rPr>
          <w:noProof/>
        </w:rPr>
        <w:instrText xml:space="preserve"> PAGEREF _Toc485751631 \h </w:instrText>
      </w:r>
      <w:r>
        <w:rPr>
          <w:noProof/>
        </w:rPr>
      </w:r>
      <w:r>
        <w:rPr>
          <w:noProof/>
        </w:rPr>
        <w:fldChar w:fldCharType="separate"/>
      </w:r>
      <w:r>
        <w:rPr>
          <w:noProof/>
        </w:rPr>
        <w:t>34</w:t>
      </w:r>
      <w:r>
        <w:rPr>
          <w:noProof/>
        </w:rPr>
        <w:fldChar w:fldCharType="end"/>
      </w:r>
    </w:p>
    <w:p w14:paraId="585B9263" w14:textId="181B1688" w:rsidR="00E8785A" w:rsidRDefault="00E8785A">
      <w:pPr>
        <w:pStyle w:val="ndicedeilustraes"/>
        <w:tabs>
          <w:tab w:val="right" w:leader="dot" w:pos="9060"/>
        </w:tabs>
        <w:rPr>
          <w:rFonts w:asciiTheme="minorHAnsi" w:eastAsiaTheme="minorEastAsia" w:hAnsiTheme="minorHAnsi" w:cstheme="minorBidi"/>
          <w:noProof/>
          <w:sz w:val="22"/>
          <w:szCs w:val="22"/>
          <w:lang w:eastAsia="pt-BR"/>
        </w:rPr>
      </w:pPr>
      <w:r w:rsidRPr="00AB5956">
        <w:rPr>
          <w:noProof/>
        </w:rPr>
        <w:t>Figura 11 – Objeto de Dados no BPMN</w:t>
      </w:r>
      <w:r>
        <w:rPr>
          <w:noProof/>
        </w:rPr>
        <w:tab/>
      </w:r>
      <w:r>
        <w:rPr>
          <w:noProof/>
        </w:rPr>
        <w:fldChar w:fldCharType="begin"/>
      </w:r>
      <w:r>
        <w:rPr>
          <w:noProof/>
        </w:rPr>
        <w:instrText xml:space="preserve"> PAGEREF _Toc485751632 \h </w:instrText>
      </w:r>
      <w:r>
        <w:rPr>
          <w:noProof/>
        </w:rPr>
      </w:r>
      <w:r>
        <w:rPr>
          <w:noProof/>
        </w:rPr>
        <w:fldChar w:fldCharType="separate"/>
      </w:r>
      <w:r>
        <w:rPr>
          <w:noProof/>
        </w:rPr>
        <w:t>35</w:t>
      </w:r>
      <w:r>
        <w:rPr>
          <w:noProof/>
        </w:rPr>
        <w:fldChar w:fldCharType="end"/>
      </w:r>
    </w:p>
    <w:p w14:paraId="4C0BC5A4" w14:textId="4F2AE1D4" w:rsidR="00E8785A" w:rsidRDefault="00E8785A">
      <w:pPr>
        <w:pStyle w:val="ndicedeilustraes"/>
        <w:tabs>
          <w:tab w:val="right" w:leader="dot" w:pos="9060"/>
        </w:tabs>
        <w:rPr>
          <w:rFonts w:asciiTheme="minorHAnsi" w:eastAsiaTheme="minorEastAsia" w:hAnsiTheme="minorHAnsi" w:cstheme="minorBidi"/>
          <w:noProof/>
          <w:sz w:val="22"/>
          <w:szCs w:val="22"/>
          <w:lang w:eastAsia="pt-BR"/>
        </w:rPr>
      </w:pPr>
      <w:r w:rsidRPr="00AB5956">
        <w:rPr>
          <w:noProof/>
        </w:rPr>
        <w:t>Figura 12 – Coleção de Objetos de Dados no BPMN</w:t>
      </w:r>
      <w:r>
        <w:rPr>
          <w:noProof/>
        </w:rPr>
        <w:tab/>
      </w:r>
      <w:r>
        <w:rPr>
          <w:noProof/>
        </w:rPr>
        <w:fldChar w:fldCharType="begin"/>
      </w:r>
      <w:r>
        <w:rPr>
          <w:noProof/>
        </w:rPr>
        <w:instrText xml:space="preserve"> PAGEREF _Toc485751633 \h </w:instrText>
      </w:r>
      <w:r>
        <w:rPr>
          <w:noProof/>
        </w:rPr>
      </w:r>
      <w:r>
        <w:rPr>
          <w:noProof/>
        </w:rPr>
        <w:fldChar w:fldCharType="separate"/>
      </w:r>
      <w:r>
        <w:rPr>
          <w:noProof/>
        </w:rPr>
        <w:t>35</w:t>
      </w:r>
      <w:r>
        <w:rPr>
          <w:noProof/>
        </w:rPr>
        <w:fldChar w:fldCharType="end"/>
      </w:r>
    </w:p>
    <w:p w14:paraId="7AAA1112" w14:textId="7DEDF345" w:rsidR="00E8785A" w:rsidRDefault="00E8785A">
      <w:pPr>
        <w:pStyle w:val="ndicedeilustraes"/>
        <w:tabs>
          <w:tab w:val="right" w:leader="dot" w:pos="9060"/>
        </w:tabs>
        <w:rPr>
          <w:rFonts w:asciiTheme="minorHAnsi" w:eastAsiaTheme="minorEastAsia" w:hAnsiTheme="minorHAnsi" w:cstheme="minorBidi"/>
          <w:noProof/>
          <w:sz w:val="22"/>
          <w:szCs w:val="22"/>
          <w:lang w:eastAsia="pt-BR"/>
        </w:rPr>
      </w:pPr>
      <w:r w:rsidRPr="00AB5956">
        <w:rPr>
          <w:noProof/>
        </w:rPr>
        <w:t>Figura 13 – Entrada de Dados no BPMN</w:t>
      </w:r>
      <w:r>
        <w:rPr>
          <w:noProof/>
        </w:rPr>
        <w:tab/>
      </w:r>
      <w:r>
        <w:rPr>
          <w:noProof/>
        </w:rPr>
        <w:fldChar w:fldCharType="begin"/>
      </w:r>
      <w:r>
        <w:rPr>
          <w:noProof/>
        </w:rPr>
        <w:instrText xml:space="preserve"> PAGEREF _Toc485751634 \h </w:instrText>
      </w:r>
      <w:r>
        <w:rPr>
          <w:noProof/>
        </w:rPr>
      </w:r>
      <w:r>
        <w:rPr>
          <w:noProof/>
        </w:rPr>
        <w:fldChar w:fldCharType="separate"/>
      </w:r>
      <w:r>
        <w:rPr>
          <w:noProof/>
        </w:rPr>
        <w:t>35</w:t>
      </w:r>
      <w:r>
        <w:rPr>
          <w:noProof/>
        </w:rPr>
        <w:fldChar w:fldCharType="end"/>
      </w:r>
    </w:p>
    <w:p w14:paraId="695DE057" w14:textId="259F4725" w:rsidR="00E8785A" w:rsidRDefault="00E8785A">
      <w:pPr>
        <w:pStyle w:val="ndicedeilustraes"/>
        <w:tabs>
          <w:tab w:val="right" w:leader="dot" w:pos="9060"/>
        </w:tabs>
        <w:rPr>
          <w:rFonts w:asciiTheme="minorHAnsi" w:eastAsiaTheme="minorEastAsia" w:hAnsiTheme="minorHAnsi" w:cstheme="minorBidi"/>
          <w:noProof/>
          <w:sz w:val="22"/>
          <w:szCs w:val="22"/>
          <w:lang w:eastAsia="pt-BR"/>
        </w:rPr>
      </w:pPr>
      <w:r w:rsidRPr="00AB5956">
        <w:rPr>
          <w:noProof/>
        </w:rPr>
        <w:t>Figura 14 – Saída de Dados no BPMN</w:t>
      </w:r>
      <w:r>
        <w:rPr>
          <w:noProof/>
        </w:rPr>
        <w:tab/>
      </w:r>
      <w:r>
        <w:rPr>
          <w:noProof/>
        </w:rPr>
        <w:fldChar w:fldCharType="begin"/>
      </w:r>
      <w:r>
        <w:rPr>
          <w:noProof/>
        </w:rPr>
        <w:instrText xml:space="preserve"> PAGEREF _Toc485751635 \h </w:instrText>
      </w:r>
      <w:r>
        <w:rPr>
          <w:noProof/>
        </w:rPr>
      </w:r>
      <w:r>
        <w:rPr>
          <w:noProof/>
        </w:rPr>
        <w:fldChar w:fldCharType="separate"/>
      </w:r>
      <w:r>
        <w:rPr>
          <w:noProof/>
        </w:rPr>
        <w:t>36</w:t>
      </w:r>
      <w:r>
        <w:rPr>
          <w:noProof/>
        </w:rPr>
        <w:fldChar w:fldCharType="end"/>
      </w:r>
    </w:p>
    <w:p w14:paraId="51744CBC" w14:textId="5C063273" w:rsidR="00E8785A" w:rsidRDefault="00E8785A">
      <w:pPr>
        <w:pStyle w:val="ndicedeilustraes"/>
        <w:tabs>
          <w:tab w:val="right" w:leader="dot" w:pos="9060"/>
        </w:tabs>
        <w:rPr>
          <w:rFonts w:asciiTheme="minorHAnsi" w:eastAsiaTheme="minorEastAsia" w:hAnsiTheme="minorHAnsi" w:cstheme="minorBidi"/>
          <w:noProof/>
          <w:sz w:val="22"/>
          <w:szCs w:val="22"/>
          <w:lang w:eastAsia="pt-BR"/>
        </w:rPr>
      </w:pPr>
      <w:r w:rsidRPr="00AB5956">
        <w:rPr>
          <w:noProof/>
        </w:rPr>
        <w:t>Figura 15 – Armazenamento de Dados no BPMN</w:t>
      </w:r>
      <w:r>
        <w:rPr>
          <w:noProof/>
        </w:rPr>
        <w:tab/>
      </w:r>
      <w:r>
        <w:rPr>
          <w:noProof/>
        </w:rPr>
        <w:fldChar w:fldCharType="begin"/>
      </w:r>
      <w:r>
        <w:rPr>
          <w:noProof/>
        </w:rPr>
        <w:instrText xml:space="preserve"> PAGEREF _Toc485751636 \h </w:instrText>
      </w:r>
      <w:r>
        <w:rPr>
          <w:noProof/>
        </w:rPr>
      </w:r>
      <w:r>
        <w:rPr>
          <w:noProof/>
        </w:rPr>
        <w:fldChar w:fldCharType="separate"/>
      </w:r>
      <w:r>
        <w:rPr>
          <w:noProof/>
        </w:rPr>
        <w:t>36</w:t>
      </w:r>
      <w:r>
        <w:rPr>
          <w:noProof/>
        </w:rPr>
        <w:fldChar w:fldCharType="end"/>
      </w:r>
    </w:p>
    <w:p w14:paraId="75B0AE0C" w14:textId="035EDA49" w:rsidR="00E8785A" w:rsidRDefault="00E8785A">
      <w:pPr>
        <w:pStyle w:val="ndicedeilustraes"/>
        <w:tabs>
          <w:tab w:val="right" w:leader="dot" w:pos="9060"/>
        </w:tabs>
        <w:rPr>
          <w:rFonts w:asciiTheme="minorHAnsi" w:eastAsiaTheme="minorEastAsia" w:hAnsiTheme="minorHAnsi" w:cstheme="minorBidi"/>
          <w:noProof/>
          <w:sz w:val="22"/>
          <w:szCs w:val="22"/>
          <w:lang w:eastAsia="pt-BR"/>
        </w:rPr>
      </w:pPr>
      <w:r w:rsidRPr="00AB5956">
        <w:rPr>
          <w:noProof/>
        </w:rPr>
        <w:t>Figura 16 – Fluxo de Sequência no BPMN</w:t>
      </w:r>
      <w:r>
        <w:rPr>
          <w:noProof/>
        </w:rPr>
        <w:tab/>
      </w:r>
      <w:r>
        <w:rPr>
          <w:noProof/>
        </w:rPr>
        <w:fldChar w:fldCharType="begin"/>
      </w:r>
      <w:r>
        <w:rPr>
          <w:noProof/>
        </w:rPr>
        <w:instrText xml:space="preserve"> PAGEREF _Toc485751637 \h </w:instrText>
      </w:r>
      <w:r>
        <w:rPr>
          <w:noProof/>
        </w:rPr>
      </w:r>
      <w:r>
        <w:rPr>
          <w:noProof/>
        </w:rPr>
        <w:fldChar w:fldCharType="separate"/>
      </w:r>
      <w:r>
        <w:rPr>
          <w:noProof/>
        </w:rPr>
        <w:t>37</w:t>
      </w:r>
      <w:r>
        <w:rPr>
          <w:noProof/>
        </w:rPr>
        <w:fldChar w:fldCharType="end"/>
      </w:r>
    </w:p>
    <w:p w14:paraId="1611F5D4" w14:textId="73D15D33" w:rsidR="00E8785A" w:rsidRDefault="00E8785A">
      <w:pPr>
        <w:pStyle w:val="ndicedeilustraes"/>
        <w:tabs>
          <w:tab w:val="right" w:leader="dot" w:pos="9060"/>
        </w:tabs>
        <w:rPr>
          <w:rFonts w:asciiTheme="minorHAnsi" w:eastAsiaTheme="minorEastAsia" w:hAnsiTheme="minorHAnsi" w:cstheme="minorBidi"/>
          <w:noProof/>
          <w:sz w:val="22"/>
          <w:szCs w:val="22"/>
          <w:lang w:eastAsia="pt-BR"/>
        </w:rPr>
      </w:pPr>
      <w:r w:rsidRPr="00AB5956">
        <w:rPr>
          <w:noProof/>
        </w:rPr>
        <w:t>Figura 17 – Fluxo de Mensagem no BPMN</w:t>
      </w:r>
      <w:r>
        <w:rPr>
          <w:noProof/>
        </w:rPr>
        <w:tab/>
      </w:r>
      <w:r>
        <w:rPr>
          <w:noProof/>
        </w:rPr>
        <w:fldChar w:fldCharType="begin"/>
      </w:r>
      <w:r>
        <w:rPr>
          <w:noProof/>
        </w:rPr>
        <w:instrText xml:space="preserve"> PAGEREF _Toc485751638 \h </w:instrText>
      </w:r>
      <w:r>
        <w:rPr>
          <w:noProof/>
        </w:rPr>
      </w:r>
      <w:r>
        <w:rPr>
          <w:noProof/>
        </w:rPr>
        <w:fldChar w:fldCharType="separate"/>
      </w:r>
      <w:r>
        <w:rPr>
          <w:noProof/>
        </w:rPr>
        <w:t>37</w:t>
      </w:r>
      <w:r>
        <w:rPr>
          <w:noProof/>
        </w:rPr>
        <w:fldChar w:fldCharType="end"/>
      </w:r>
    </w:p>
    <w:p w14:paraId="4A10760B" w14:textId="17216712" w:rsidR="00E8785A" w:rsidRDefault="00E8785A">
      <w:pPr>
        <w:pStyle w:val="ndicedeilustraes"/>
        <w:tabs>
          <w:tab w:val="right" w:leader="dot" w:pos="9060"/>
        </w:tabs>
        <w:rPr>
          <w:rFonts w:asciiTheme="minorHAnsi" w:eastAsiaTheme="minorEastAsia" w:hAnsiTheme="minorHAnsi" w:cstheme="minorBidi"/>
          <w:noProof/>
          <w:sz w:val="22"/>
          <w:szCs w:val="22"/>
          <w:lang w:eastAsia="pt-BR"/>
        </w:rPr>
      </w:pPr>
      <w:r w:rsidRPr="00AB5956">
        <w:rPr>
          <w:noProof/>
        </w:rPr>
        <w:t>Figura 18 – Mensagem Inicial do Fluxo de Mensagem no BPMN</w:t>
      </w:r>
      <w:r>
        <w:rPr>
          <w:noProof/>
        </w:rPr>
        <w:tab/>
      </w:r>
      <w:r>
        <w:rPr>
          <w:noProof/>
        </w:rPr>
        <w:fldChar w:fldCharType="begin"/>
      </w:r>
      <w:r>
        <w:rPr>
          <w:noProof/>
        </w:rPr>
        <w:instrText xml:space="preserve"> PAGEREF _Toc485751639 \h </w:instrText>
      </w:r>
      <w:r>
        <w:rPr>
          <w:noProof/>
        </w:rPr>
      </w:r>
      <w:r>
        <w:rPr>
          <w:noProof/>
        </w:rPr>
        <w:fldChar w:fldCharType="separate"/>
      </w:r>
      <w:r>
        <w:rPr>
          <w:noProof/>
        </w:rPr>
        <w:t>37</w:t>
      </w:r>
      <w:r>
        <w:rPr>
          <w:noProof/>
        </w:rPr>
        <w:fldChar w:fldCharType="end"/>
      </w:r>
    </w:p>
    <w:p w14:paraId="748D6E64" w14:textId="4066597D" w:rsidR="00E8785A" w:rsidRDefault="00E8785A">
      <w:pPr>
        <w:pStyle w:val="ndicedeilustraes"/>
        <w:tabs>
          <w:tab w:val="right" w:leader="dot" w:pos="9060"/>
        </w:tabs>
        <w:rPr>
          <w:rFonts w:asciiTheme="minorHAnsi" w:eastAsiaTheme="minorEastAsia" w:hAnsiTheme="minorHAnsi" w:cstheme="minorBidi"/>
          <w:noProof/>
          <w:sz w:val="22"/>
          <w:szCs w:val="22"/>
          <w:lang w:eastAsia="pt-BR"/>
        </w:rPr>
      </w:pPr>
      <w:r w:rsidRPr="00AB5956">
        <w:rPr>
          <w:noProof/>
        </w:rPr>
        <w:t>Figura 19 – Mensagem de Resposta do Fluxo de Mensagem no BPMN</w:t>
      </w:r>
      <w:r>
        <w:rPr>
          <w:noProof/>
        </w:rPr>
        <w:tab/>
      </w:r>
      <w:r>
        <w:rPr>
          <w:noProof/>
        </w:rPr>
        <w:fldChar w:fldCharType="begin"/>
      </w:r>
      <w:r>
        <w:rPr>
          <w:noProof/>
        </w:rPr>
        <w:instrText xml:space="preserve"> PAGEREF _Toc485751640 \h </w:instrText>
      </w:r>
      <w:r>
        <w:rPr>
          <w:noProof/>
        </w:rPr>
      </w:r>
      <w:r>
        <w:rPr>
          <w:noProof/>
        </w:rPr>
        <w:fldChar w:fldCharType="separate"/>
      </w:r>
      <w:r>
        <w:rPr>
          <w:noProof/>
        </w:rPr>
        <w:t>37</w:t>
      </w:r>
      <w:r>
        <w:rPr>
          <w:noProof/>
        </w:rPr>
        <w:fldChar w:fldCharType="end"/>
      </w:r>
    </w:p>
    <w:p w14:paraId="70D0EFD5" w14:textId="25EC826D" w:rsidR="00E8785A" w:rsidRDefault="00E8785A">
      <w:pPr>
        <w:pStyle w:val="ndicedeilustraes"/>
        <w:tabs>
          <w:tab w:val="right" w:leader="dot" w:pos="9060"/>
        </w:tabs>
        <w:rPr>
          <w:rFonts w:asciiTheme="minorHAnsi" w:eastAsiaTheme="minorEastAsia" w:hAnsiTheme="minorHAnsi" w:cstheme="minorBidi"/>
          <w:noProof/>
          <w:sz w:val="22"/>
          <w:szCs w:val="22"/>
          <w:lang w:eastAsia="pt-BR"/>
        </w:rPr>
      </w:pPr>
      <w:r w:rsidRPr="00AB5956">
        <w:rPr>
          <w:noProof/>
        </w:rPr>
        <w:t>Figura 20 – Associação no BPMN</w:t>
      </w:r>
      <w:r>
        <w:rPr>
          <w:noProof/>
        </w:rPr>
        <w:tab/>
      </w:r>
      <w:r>
        <w:rPr>
          <w:noProof/>
        </w:rPr>
        <w:fldChar w:fldCharType="begin"/>
      </w:r>
      <w:r>
        <w:rPr>
          <w:noProof/>
        </w:rPr>
        <w:instrText xml:space="preserve"> PAGEREF _Toc485751641 \h </w:instrText>
      </w:r>
      <w:r>
        <w:rPr>
          <w:noProof/>
        </w:rPr>
      </w:r>
      <w:r>
        <w:rPr>
          <w:noProof/>
        </w:rPr>
        <w:fldChar w:fldCharType="separate"/>
      </w:r>
      <w:r>
        <w:rPr>
          <w:noProof/>
        </w:rPr>
        <w:t>38</w:t>
      </w:r>
      <w:r>
        <w:rPr>
          <w:noProof/>
        </w:rPr>
        <w:fldChar w:fldCharType="end"/>
      </w:r>
    </w:p>
    <w:p w14:paraId="1A8DA1D0" w14:textId="35300F62" w:rsidR="00E8785A" w:rsidRDefault="00E8785A">
      <w:pPr>
        <w:pStyle w:val="ndicedeilustraes"/>
        <w:tabs>
          <w:tab w:val="right" w:leader="dot" w:pos="9060"/>
        </w:tabs>
        <w:rPr>
          <w:rFonts w:asciiTheme="minorHAnsi" w:eastAsiaTheme="minorEastAsia" w:hAnsiTheme="minorHAnsi" w:cstheme="minorBidi"/>
          <w:noProof/>
          <w:sz w:val="22"/>
          <w:szCs w:val="22"/>
          <w:lang w:eastAsia="pt-BR"/>
        </w:rPr>
      </w:pPr>
      <w:r w:rsidRPr="00AB5956">
        <w:rPr>
          <w:noProof/>
        </w:rPr>
        <w:t>Figura 21 – Associação de Dados no BPMN</w:t>
      </w:r>
      <w:r>
        <w:rPr>
          <w:noProof/>
        </w:rPr>
        <w:tab/>
      </w:r>
      <w:r>
        <w:rPr>
          <w:noProof/>
        </w:rPr>
        <w:fldChar w:fldCharType="begin"/>
      </w:r>
      <w:r>
        <w:rPr>
          <w:noProof/>
        </w:rPr>
        <w:instrText xml:space="preserve"> PAGEREF _Toc485751642 \h </w:instrText>
      </w:r>
      <w:r>
        <w:rPr>
          <w:noProof/>
        </w:rPr>
      </w:r>
      <w:r>
        <w:rPr>
          <w:noProof/>
        </w:rPr>
        <w:fldChar w:fldCharType="separate"/>
      </w:r>
      <w:r>
        <w:rPr>
          <w:noProof/>
        </w:rPr>
        <w:t>38</w:t>
      </w:r>
      <w:r>
        <w:rPr>
          <w:noProof/>
        </w:rPr>
        <w:fldChar w:fldCharType="end"/>
      </w:r>
    </w:p>
    <w:p w14:paraId="46855D89" w14:textId="2E1A5063" w:rsidR="00E8785A" w:rsidRDefault="00E8785A">
      <w:pPr>
        <w:pStyle w:val="ndicedeilustraes"/>
        <w:tabs>
          <w:tab w:val="right" w:leader="dot" w:pos="9060"/>
        </w:tabs>
        <w:rPr>
          <w:rFonts w:asciiTheme="minorHAnsi" w:eastAsiaTheme="minorEastAsia" w:hAnsiTheme="minorHAnsi" w:cstheme="minorBidi"/>
          <w:noProof/>
          <w:sz w:val="22"/>
          <w:szCs w:val="22"/>
          <w:lang w:eastAsia="pt-BR"/>
        </w:rPr>
      </w:pPr>
      <w:r w:rsidRPr="00AB5956">
        <w:rPr>
          <w:noProof/>
        </w:rPr>
        <w:t>Figura 22 – Piscina com detalhes internos no BPMN</w:t>
      </w:r>
      <w:r>
        <w:rPr>
          <w:noProof/>
        </w:rPr>
        <w:tab/>
      </w:r>
      <w:r>
        <w:rPr>
          <w:noProof/>
        </w:rPr>
        <w:fldChar w:fldCharType="begin"/>
      </w:r>
      <w:r>
        <w:rPr>
          <w:noProof/>
        </w:rPr>
        <w:instrText xml:space="preserve"> PAGEREF _Toc485751643 \h </w:instrText>
      </w:r>
      <w:r>
        <w:rPr>
          <w:noProof/>
        </w:rPr>
      </w:r>
      <w:r>
        <w:rPr>
          <w:noProof/>
        </w:rPr>
        <w:fldChar w:fldCharType="separate"/>
      </w:r>
      <w:r>
        <w:rPr>
          <w:noProof/>
        </w:rPr>
        <w:t>39</w:t>
      </w:r>
      <w:r>
        <w:rPr>
          <w:noProof/>
        </w:rPr>
        <w:fldChar w:fldCharType="end"/>
      </w:r>
    </w:p>
    <w:p w14:paraId="05623AB9" w14:textId="232B578E" w:rsidR="00E8785A" w:rsidRDefault="00E8785A">
      <w:pPr>
        <w:pStyle w:val="ndicedeilustraes"/>
        <w:tabs>
          <w:tab w:val="right" w:leader="dot" w:pos="9060"/>
        </w:tabs>
        <w:rPr>
          <w:rFonts w:asciiTheme="minorHAnsi" w:eastAsiaTheme="minorEastAsia" w:hAnsiTheme="minorHAnsi" w:cstheme="minorBidi"/>
          <w:noProof/>
          <w:sz w:val="22"/>
          <w:szCs w:val="22"/>
          <w:lang w:eastAsia="pt-BR"/>
        </w:rPr>
      </w:pPr>
      <w:r w:rsidRPr="00AB5956">
        <w:rPr>
          <w:noProof/>
        </w:rPr>
        <w:t>Figura 23 – Piscina caixa preta no BPMN</w:t>
      </w:r>
      <w:r>
        <w:rPr>
          <w:noProof/>
        </w:rPr>
        <w:tab/>
      </w:r>
      <w:r>
        <w:rPr>
          <w:noProof/>
        </w:rPr>
        <w:fldChar w:fldCharType="begin"/>
      </w:r>
      <w:r>
        <w:rPr>
          <w:noProof/>
        </w:rPr>
        <w:instrText xml:space="preserve"> PAGEREF _Toc485751644 \h </w:instrText>
      </w:r>
      <w:r>
        <w:rPr>
          <w:noProof/>
        </w:rPr>
      </w:r>
      <w:r>
        <w:rPr>
          <w:noProof/>
        </w:rPr>
        <w:fldChar w:fldCharType="separate"/>
      </w:r>
      <w:r>
        <w:rPr>
          <w:noProof/>
        </w:rPr>
        <w:t>39</w:t>
      </w:r>
      <w:r>
        <w:rPr>
          <w:noProof/>
        </w:rPr>
        <w:fldChar w:fldCharType="end"/>
      </w:r>
    </w:p>
    <w:p w14:paraId="2473788A" w14:textId="5A4D6615" w:rsidR="00E8785A" w:rsidRDefault="00E8785A">
      <w:pPr>
        <w:pStyle w:val="ndicedeilustraes"/>
        <w:tabs>
          <w:tab w:val="right" w:leader="dot" w:pos="9060"/>
        </w:tabs>
        <w:rPr>
          <w:rFonts w:asciiTheme="minorHAnsi" w:eastAsiaTheme="minorEastAsia" w:hAnsiTheme="minorHAnsi" w:cstheme="minorBidi"/>
          <w:noProof/>
          <w:sz w:val="22"/>
          <w:szCs w:val="22"/>
          <w:lang w:eastAsia="pt-BR"/>
        </w:rPr>
      </w:pPr>
      <w:r w:rsidRPr="00AB5956">
        <w:rPr>
          <w:noProof/>
        </w:rPr>
        <w:t>Figura 24 – Piscina e Raia no BPMN</w:t>
      </w:r>
      <w:r>
        <w:rPr>
          <w:noProof/>
        </w:rPr>
        <w:tab/>
      </w:r>
      <w:r>
        <w:rPr>
          <w:noProof/>
        </w:rPr>
        <w:fldChar w:fldCharType="begin"/>
      </w:r>
      <w:r>
        <w:rPr>
          <w:noProof/>
        </w:rPr>
        <w:instrText xml:space="preserve"> PAGEREF _Toc485751645 \h </w:instrText>
      </w:r>
      <w:r>
        <w:rPr>
          <w:noProof/>
        </w:rPr>
      </w:r>
      <w:r>
        <w:rPr>
          <w:noProof/>
        </w:rPr>
        <w:fldChar w:fldCharType="separate"/>
      </w:r>
      <w:r>
        <w:rPr>
          <w:noProof/>
        </w:rPr>
        <w:t>40</w:t>
      </w:r>
      <w:r>
        <w:rPr>
          <w:noProof/>
        </w:rPr>
        <w:fldChar w:fldCharType="end"/>
      </w:r>
    </w:p>
    <w:p w14:paraId="7CE41BD9" w14:textId="0CB0E443" w:rsidR="00E8785A" w:rsidRDefault="00E8785A">
      <w:pPr>
        <w:pStyle w:val="ndicedeilustraes"/>
        <w:tabs>
          <w:tab w:val="right" w:leader="dot" w:pos="9060"/>
        </w:tabs>
        <w:rPr>
          <w:rFonts w:asciiTheme="minorHAnsi" w:eastAsiaTheme="minorEastAsia" w:hAnsiTheme="minorHAnsi" w:cstheme="minorBidi"/>
          <w:noProof/>
          <w:sz w:val="22"/>
          <w:szCs w:val="22"/>
          <w:lang w:eastAsia="pt-BR"/>
        </w:rPr>
      </w:pPr>
      <w:r w:rsidRPr="00AB5956">
        <w:rPr>
          <w:noProof/>
        </w:rPr>
        <w:t>Figura 25 – Grupo no BPMN</w:t>
      </w:r>
      <w:r>
        <w:rPr>
          <w:noProof/>
        </w:rPr>
        <w:tab/>
      </w:r>
      <w:r>
        <w:rPr>
          <w:noProof/>
        </w:rPr>
        <w:fldChar w:fldCharType="begin"/>
      </w:r>
      <w:r>
        <w:rPr>
          <w:noProof/>
        </w:rPr>
        <w:instrText xml:space="preserve"> PAGEREF _Toc485751646 \h </w:instrText>
      </w:r>
      <w:r>
        <w:rPr>
          <w:noProof/>
        </w:rPr>
      </w:r>
      <w:r>
        <w:rPr>
          <w:noProof/>
        </w:rPr>
        <w:fldChar w:fldCharType="separate"/>
      </w:r>
      <w:r>
        <w:rPr>
          <w:noProof/>
        </w:rPr>
        <w:t>40</w:t>
      </w:r>
      <w:r>
        <w:rPr>
          <w:noProof/>
        </w:rPr>
        <w:fldChar w:fldCharType="end"/>
      </w:r>
    </w:p>
    <w:p w14:paraId="560D4C3E" w14:textId="0E21F0BF" w:rsidR="00E8785A" w:rsidRDefault="00E8785A">
      <w:pPr>
        <w:pStyle w:val="ndicedeilustraes"/>
        <w:tabs>
          <w:tab w:val="right" w:leader="dot" w:pos="9060"/>
        </w:tabs>
        <w:rPr>
          <w:rFonts w:asciiTheme="minorHAnsi" w:eastAsiaTheme="minorEastAsia" w:hAnsiTheme="minorHAnsi" w:cstheme="minorBidi"/>
          <w:noProof/>
          <w:sz w:val="22"/>
          <w:szCs w:val="22"/>
          <w:lang w:eastAsia="pt-BR"/>
        </w:rPr>
      </w:pPr>
      <w:r w:rsidRPr="00AB5956">
        <w:rPr>
          <w:noProof/>
        </w:rPr>
        <w:t>Figura 26 – Anotação no BPMN</w:t>
      </w:r>
      <w:r>
        <w:rPr>
          <w:noProof/>
        </w:rPr>
        <w:tab/>
      </w:r>
      <w:r>
        <w:rPr>
          <w:noProof/>
        </w:rPr>
        <w:fldChar w:fldCharType="begin"/>
      </w:r>
      <w:r>
        <w:rPr>
          <w:noProof/>
        </w:rPr>
        <w:instrText xml:space="preserve"> PAGEREF _Toc485751647 \h </w:instrText>
      </w:r>
      <w:r>
        <w:rPr>
          <w:noProof/>
        </w:rPr>
      </w:r>
      <w:r>
        <w:rPr>
          <w:noProof/>
        </w:rPr>
        <w:fldChar w:fldCharType="separate"/>
      </w:r>
      <w:r>
        <w:rPr>
          <w:noProof/>
        </w:rPr>
        <w:t>41</w:t>
      </w:r>
      <w:r>
        <w:rPr>
          <w:noProof/>
        </w:rPr>
        <w:fldChar w:fldCharType="end"/>
      </w:r>
    </w:p>
    <w:p w14:paraId="5732BC77" w14:textId="361B7A06" w:rsidR="00E8785A" w:rsidRDefault="00E8785A">
      <w:pPr>
        <w:pStyle w:val="ndicedeilustraes"/>
        <w:tabs>
          <w:tab w:val="right" w:leader="dot" w:pos="9060"/>
        </w:tabs>
        <w:rPr>
          <w:rFonts w:asciiTheme="minorHAnsi" w:eastAsiaTheme="minorEastAsia" w:hAnsiTheme="minorHAnsi" w:cstheme="minorBidi"/>
          <w:noProof/>
          <w:sz w:val="22"/>
          <w:szCs w:val="22"/>
          <w:lang w:eastAsia="pt-BR"/>
        </w:rPr>
      </w:pPr>
      <w:r w:rsidRPr="00AB5956">
        <w:rPr>
          <w:noProof/>
        </w:rPr>
        <w:t>Figura 27 – BAM</w:t>
      </w:r>
      <w:r w:rsidRPr="00AB5956">
        <w:rPr>
          <w:i/>
          <w:noProof/>
        </w:rPr>
        <w:t xml:space="preserve"> – Work in progress</w:t>
      </w:r>
      <w:r>
        <w:rPr>
          <w:noProof/>
        </w:rPr>
        <w:tab/>
      </w:r>
      <w:r>
        <w:rPr>
          <w:noProof/>
        </w:rPr>
        <w:fldChar w:fldCharType="begin"/>
      </w:r>
      <w:r>
        <w:rPr>
          <w:noProof/>
        </w:rPr>
        <w:instrText xml:space="preserve"> PAGEREF _Toc485751648 \h </w:instrText>
      </w:r>
      <w:r>
        <w:rPr>
          <w:noProof/>
        </w:rPr>
      </w:r>
      <w:r>
        <w:rPr>
          <w:noProof/>
        </w:rPr>
        <w:fldChar w:fldCharType="separate"/>
      </w:r>
      <w:r>
        <w:rPr>
          <w:noProof/>
        </w:rPr>
        <w:t>44</w:t>
      </w:r>
      <w:r>
        <w:rPr>
          <w:noProof/>
        </w:rPr>
        <w:fldChar w:fldCharType="end"/>
      </w:r>
    </w:p>
    <w:p w14:paraId="5075082E" w14:textId="588995DF" w:rsidR="00E8785A" w:rsidRDefault="00E8785A">
      <w:pPr>
        <w:pStyle w:val="ndicedeilustraes"/>
        <w:tabs>
          <w:tab w:val="right" w:leader="dot" w:pos="9060"/>
        </w:tabs>
        <w:rPr>
          <w:rFonts w:asciiTheme="minorHAnsi" w:eastAsiaTheme="minorEastAsia" w:hAnsiTheme="minorHAnsi" w:cstheme="minorBidi"/>
          <w:noProof/>
          <w:sz w:val="22"/>
          <w:szCs w:val="22"/>
          <w:lang w:eastAsia="pt-BR"/>
        </w:rPr>
      </w:pPr>
      <w:r w:rsidRPr="00AB5956">
        <w:rPr>
          <w:noProof/>
        </w:rPr>
        <w:t xml:space="preserve">Figura 28 – </w:t>
      </w:r>
      <w:r w:rsidRPr="00AB5956">
        <w:rPr>
          <w:i/>
          <w:noProof/>
        </w:rPr>
        <w:t>Analytics – Cycle time</w:t>
      </w:r>
      <w:r>
        <w:rPr>
          <w:noProof/>
        </w:rPr>
        <w:tab/>
      </w:r>
      <w:r>
        <w:rPr>
          <w:noProof/>
        </w:rPr>
        <w:fldChar w:fldCharType="begin"/>
      </w:r>
      <w:r>
        <w:rPr>
          <w:noProof/>
        </w:rPr>
        <w:instrText xml:space="preserve"> PAGEREF _Toc485751649 \h </w:instrText>
      </w:r>
      <w:r>
        <w:rPr>
          <w:noProof/>
        </w:rPr>
      </w:r>
      <w:r>
        <w:rPr>
          <w:noProof/>
        </w:rPr>
        <w:fldChar w:fldCharType="separate"/>
      </w:r>
      <w:r>
        <w:rPr>
          <w:noProof/>
        </w:rPr>
        <w:t>45</w:t>
      </w:r>
      <w:r>
        <w:rPr>
          <w:noProof/>
        </w:rPr>
        <w:fldChar w:fldCharType="end"/>
      </w:r>
    </w:p>
    <w:p w14:paraId="34C7BC94" w14:textId="3596E463" w:rsidR="00E8785A" w:rsidRDefault="00E8785A">
      <w:pPr>
        <w:pStyle w:val="ndicedeilustraes"/>
        <w:tabs>
          <w:tab w:val="right" w:leader="dot" w:pos="9060"/>
        </w:tabs>
        <w:rPr>
          <w:rFonts w:asciiTheme="minorHAnsi" w:eastAsiaTheme="minorEastAsia" w:hAnsiTheme="minorHAnsi" w:cstheme="minorBidi"/>
          <w:noProof/>
          <w:sz w:val="22"/>
          <w:szCs w:val="22"/>
          <w:lang w:eastAsia="pt-BR"/>
        </w:rPr>
      </w:pPr>
      <w:r w:rsidRPr="00AB5956">
        <w:rPr>
          <w:noProof/>
        </w:rPr>
        <w:t xml:space="preserve">Figura 29 – </w:t>
      </w:r>
      <w:r w:rsidRPr="00AB5956">
        <w:rPr>
          <w:i/>
          <w:noProof/>
        </w:rPr>
        <w:t xml:space="preserve">Bizagi Studio </w:t>
      </w:r>
      <w:r w:rsidRPr="00AB5956">
        <w:rPr>
          <w:noProof/>
        </w:rPr>
        <w:t>-</w:t>
      </w:r>
      <w:r w:rsidRPr="00AB5956">
        <w:rPr>
          <w:i/>
          <w:noProof/>
        </w:rPr>
        <w:t xml:space="preserve"> Define forms </w:t>
      </w:r>
      <w:r w:rsidRPr="00AB5956">
        <w:rPr>
          <w:noProof/>
        </w:rPr>
        <w:t>-</w:t>
      </w:r>
      <w:r w:rsidRPr="00AB5956">
        <w:rPr>
          <w:i/>
          <w:noProof/>
        </w:rPr>
        <w:t xml:space="preserve"> Data model</w:t>
      </w:r>
      <w:r>
        <w:rPr>
          <w:noProof/>
        </w:rPr>
        <w:tab/>
      </w:r>
      <w:r>
        <w:rPr>
          <w:noProof/>
        </w:rPr>
        <w:fldChar w:fldCharType="begin"/>
      </w:r>
      <w:r>
        <w:rPr>
          <w:noProof/>
        </w:rPr>
        <w:instrText xml:space="preserve"> PAGEREF _Toc485751650 \h </w:instrText>
      </w:r>
      <w:r>
        <w:rPr>
          <w:noProof/>
        </w:rPr>
      </w:r>
      <w:r>
        <w:rPr>
          <w:noProof/>
        </w:rPr>
        <w:fldChar w:fldCharType="separate"/>
      </w:r>
      <w:r>
        <w:rPr>
          <w:noProof/>
        </w:rPr>
        <w:t>46</w:t>
      </w:r>
      <w:r>
        <w:rPr>
          <w:noProof/>
        </w:rPr>
        <w:fldChar w:fldCharType="end"/>
      </w:r>
    </w:p>
    <w:p w14:paraId="6D9A5ADF" w14:textId="64F45D5C" w:rsidR="00E8785A" w:rsidRDefault="00E8785A">
      <w:pPr>
        <w:pStyle w:val="ndicedeilustraes"/>
        <w:tabs>
          <w:tab w:val="right" w:leader="dot" w:pos="9060"/>
        </w:tabs>
        <w:rPr>
          <w:rFonts w:asciiTheme="minorHAnsi" w:eastAsiaTheme="minorEastAsia" w:hAnsiTheme="minorHAnsi" w:cstheme="minorBidi"/>
          <w:noProof/>
          <w:sz w:val="22"/>
          <w:szCs w:val="22"/>
          <w:lang w:eastAsia="pt-BR"/>
        </w:rPr>
      </w:pPr>
      <w:r w:rsidRPr="00AB5956">
        <w:rPr>
          <w:bCs/>
          <w:noProof/>
        </w:rPr>
        <w:t xml:space="preserve">Figura 30 – </w:t>
      </w:r>
      <w:r w:rsidRPr="00AB5956">
        <w:rPr>
          <w:bCs/>
          <w:i/>
          <w:noProof/>
        </w:rPr>
        <w:t xml:space="preserve">Bizagi Studio </w:t>
      </w:r>
      <w:r w:rsidRPr="00AB5956">
        <w:rPr>
          <w:bCs/>
          <w:noProof/>
        </w:rPr>
        <w:t>-</w:t>
      </w:r>
      <w:r w:rsidRPr="00AB5956">
        <w:rPr>
          <w:bCs/>
          <w:i/>
          <w:noProof/>
        </w:rPr>
        <w:t xml:space="preserve"> Define forms </w:t>
      </w:r>
      <w:r w:rsidRPr="00AB5956">
        <w:rPr>
          <w:bCs/>
          <w:noProof/>
        </w:rPr>
        <w:t xml:space="preserve">– </w:t>
      </w:r>
      <w:r w:rsidRPr="00AB5956">
        <w:rPr>
          <w:bCs/>
          <w:i/>
          <w:noProof/>
        </w:rPr>
        <w:t>Creating my first Form</w:t>
      </w:r>
      <w:r>
        <w:rPr>
          <w:noProof/>
        </w:rPr>
        <w:tab/>
      </w:r>
      <w:r>
        <w:rPr>
          <w:noProof/>
        </w:rPr>
        <w:fldChar w:fldCharType="begin"/>
      </w:r>
      <w:r>
        <w:rPr>
          <w:noProof/>
        </w:rPr>
        <w:instrText xml:space="preserve"> PAGEREF _Toc485751651 \h </w:instrText>
      </w:r>
      <w:r>
        <w:rPr>
          <w:noProof/>
        </w:rPr>
      </w:r>
      <w:r>
        <w:rPr>
          <w:noProof/>
        </w:rPr>
        <w:fldChar w:fldCharType="separate"/>
      </w:r>
      <w:r>
        <w:rPr>
          <w:noProof/>
        </w:rPr>
        <w:t>47</w:t>
      </w:r>
      <w:r>
        <w:rPr>
          <w:noProof/>
        </w:rPr>
        <w:fldChar w:fldCharType="end"/>
      </w:r>
    </w:p>
    <w:p w14:paraId="7F6BEB7E" w14:textId="369F416C" w:rsidR="00C039A9" w:rsidRDefault="00D01517" w:rsidP="00872751">
      <w:pPr>
        <w:pStyle w:val="ndicedeilustraes"/>
        <w:tabs>
          <w:tab w:val="right" w:leader="dot" w:pos="9060"/>
        </w:tabs>
        <w:spacing w:line="360" w:lineRule="auto"/>
      </w:pPr>
      <w:r>
        <w:rPr>
          <w:b/>
          <w:bCs/>
        </w:rPr>
        <w:fldChar w:fldCharType="end"/>
      </w:r>
      <w:r w:rsidR="00872751" w:rsidRPr="002B2066">
        <w:t xml:space="preserve"> </w:t>
      </w:r>
      <w:r w:rsidR="009D2241" w:rsidRPr="002B2066">
        <w:br w:type="page"/>
      </w:r>
    </w:p>
    <w:p w14:paraId="4B300A47" w14:textId="77777777" w:rsidR="00C039A9" w:rsidRPr="009D2241" w:rsidRDefault="00C039A9" w:rsidP="00C039A9">
      <w:pPr>
        <w:pStyle w:val="Sumrio1"/>
        <w:tabs>
          <w:tab w:val="right" w:leader="dot" w:pos="9070"/>
        </w:tabs>
        <w:spacing w:before="0" w:after="960" w:line="360" w:lineRule="auto"/>
        <w:jc w:val="center"/>
        <w:rPr>
          <w:sz w:val="24"/>
          <w:szCs w:val="24"/>
        </w:rPr>
      </w:pPr>
      <w:r w:rsidRPr="009D2241">
        <w:rPr>
          <w:sz w:val="24"/>
          <w:szCs w:val="24"/>
        </w:rPr>
        <w:lastRenderedPageBreak/>
        <w:t>LISTA DE TABELAS</w:t>
      </w:r>
    </w:p>
    <w:p w14:paraId="6808B6A6" w14:textId="3770C481" w:rsidR="009D2241" w:rsidRPr="00C039A9" w:rsidRDefault="00C039A9" w:rsidP="00C039A9">
      <w:pPr>
        <w:pStyle w:val="Sumrio1"/>
        <w:tabs>
          <w:tab w:val="right" w:leader="dot" w:pos="9070"/>
        </w:tabs>
        <w:spacing w:before="0" w:after="960" w:line="360" w:lineRule="auto"/>
        <w:jc w:val="center"/>
      </w:pPr>
      <w:r w:rsidRPr="009D1692">
        <w:rPr>
          <w:b w:val="0"/>
          <w:bCs w:val="0"/>
        </w:rPr>
        <w:fldChar w:fldCharType="begin"/>
      </w:r>
      <w:r w:rsidRPr="009D1692">
        <w:rPr>
          <w:b w:val="0"/>
          <w:bCs w:val="0"/>
        </w:rPr>
        <w:instrText xml:space="preserve"> TOC \c "TABELA" </w:instrText>
      </w:r>
      <w:r w:rsidRPr="009D1692">
        <w:rPr>
          <w:b w:val="0"/>
          <w:bCs w:val="0"/>
        </w:rPr>
        <w:fldChar w:fldCharType="separate"/>
      </w:r>
      <w:r w:rsidR="008105C8">
        <w:rPr>
          <w:noProof/>
        </w:rPr>
        <w:t>Nenhuma entrada de índice de ilustrações foi encontrada.</w:t>
      </w:r>
      <w:r w:rsidRPr="009D1692">
        <w:fldChar w:fldCharType="end"/>
      </w:r>
      <w:r>
        <w:br w:type="page"/>
      </w:r>
      <w:r w:rsidR="00C7448C" w:rsidRPr="00C039A9">
        <w:lastRenderedPageBreak/>
        <w:t>sumário</w:t>
      </w:r>
    </w:p>
    <w:p w14:paraId="5CFB01B2" w14:textId="38409D77" w:rsidR="00E8785A" w:rsidRDefault="00C039A9" w:rsidP="00E435D2">
      <w:pPr>
        <w:pStyle w:val="Sumrio1"/>
        <w:tabs>
          <w:tab w:val="left" w:pos="330"/>
          <w:tab w:val="right" w:leader="dot" w:pos="9060"/>
        </w:tabs>
        <w:spacing w:before="0" w:after="0" w:line="360" w:lineRule="auto"/>
        <w:rPr>
          <w:rFonts w:asciiTheme="minorHAnsi" w:eastAsiaTheme="minorEastAsia" w:hAnsiTheme="minorHAnsi" w:cstheme="minorBidi"/>
          <w:b w:val="0"/>
          <w:bCs w:val="0"/>
          <w:caps w:val="0"/>
          <w:noProof/>
          <w:lang w:eastAsia="pt-BR"/>
        </w:rPr>
      </w:pPr>
      <w:r w:rsidRPr="006645B1">
        <w:rPr>
          <w:sz w:val="24"/>
          <w:szCs w:val="24"/>
        </w:rPr>
        <w:fldChar w:fldCharType="begin"/>
      </w:r>
      <w:r w:rsidRPr="006645B1">
        <w:rPr>
          <w:sz w:val="24"/>
          <w:szCs w:val="24"/>
        </w:rPr>
        <w:instrText xml:space="preserve"> TOC \o "1-9" \t "Título 9;9;Título 8;8;Título 7;7;Título 6;6;Título 5;5;Título 4;4;Título 3;3;Título 2;2;Título 1;1;9 Títulos pós-textuais;1" \h</w:instrText>
      </w:r>
      <w:r w:rsidRPr="006645B1">
        <w:rPr>
          <w:sz w:val="24"/>
          <w:szCs w:val="24"/>
        </w:rPr>
        <w:fldChar w:fldCharType="separate"/>
      </w:r>
      <w:hyperlink w:anchor="_Toc485751652" w:history="1">
        <w:r w:rsidR="00E8785A" w:rsidRPr="00973BFF">
          <w:rPr>
            <w:rStyle w:val="Hyperlink"/>
            <w:noProof/>
          </w:rPr>
          <w:t>1</w:t>
        </w:r>
        <w:r w:rsidR="00E8785A">
          <w:rPr>
            <w:rFonts w:asciiTheme="minorHAnsi" w:eastAsiaTheme="minorEastAsia" w:hAnsiTheme="minorHAnsi" w:cstheme="minorBidi"/>
            <w:b w:val="0"/>
            <w:bCs w:val="0"/>
            <w:caps w:val="0"/>
            <w:noProof/>
            <w:lang w:eastAsia="pt-BR"/>
          </w:rPr>
          <w:tab/>
        </w:r>
        <w:r w:rsidR="00E8785A" w:rsidRPr="00973BFF">
          <w:rPr>
            <w:rStyle w:val="Hyperlink"/>
            <w:noProof/>
          </w:rPr>
          <w:t>INTRODUÇÃO</w:t>
        </w:r>
        <w:r w:rsidR="00E8785A">
          <w:rPr>
            <w:noProof/>
          </w:rPr>
          <w:tab/>
        </w:r>
        <w:r w:rsidR="00E8785A">
          <w:rPr>
            <w:noProof/>
          </w:rPr>
          <w:fldChar w:fldCharType="begin"/>
        </w:r>
        <w:r w:rsidR="00E8785A">
          <w:rPr>
            <w:noProof/>
          </w:rPr>
          <w:instrText xml:space="preserve"> PAGEREF _Toc485751652 \h </w:instrText>
        </w:r>
        <w:r w:rsidR="00E8785A">
          <w:rPr>
            <w:noProof/>
          </w:rPr>
        </w:r>
        <w:r w:rsidR="00E8785A">
          <w:rPr>
            <w:noProof/>
          </w:rPr>
          <w:fldChar w:fldCharType="separate"/>
        </w:r>
        <w:r w:rsidR="00E8785A">
          <w:rPr>
            <w:noProof/>
          </w:rPr>
          <w:t>13</w:t>
        </w:r>
        <w:r w:rsidR="00E8785A">
          <w:rPr>
            <w:noProof/>
          </w:rPr>
          <w:fldChar w:fldCharType="end"/>
        </w:r>
      </w:hyperlink>
    </w:p>
    <w:p w14:paraId="247D0200" w14:textId="3041B0CA" w:rsidR="00E8785A" w:rsidRDefault="00E8785A" w:rsidP="00E435D2">
      <w:pPr>
        <w:pStyle w:val="Sumrio2"/>
        <w:spacing w:line="360" w:lineRule="auto"/>
        <w:rPr>
          <w:rFonts w:asciiTheme="minorHAnsi" w:eastAsiaTheme="minorEastAsia" w:hAnsiTheme="minorHAnsi" w:cstheme="minorBidi"/>
          <w:bCs w:val="0"/>
          <w:caps w:val="0"/>
          <w:noProof/>
          <w:lang w:eastAsia="pt-BR"/>
        </w:rPr>
      </w:pPr>
      <w:hyperlink w:anchor="_Toc485751653" w:history="1">
        <w:r w:rsidRPr="00973BFF">
          <w:rPr>
            <w:rStyle w:val="Hyperlink"/>
            <w:noProof/>
          </w:rPr>
          <w:t>1.1</w:t>
        </w:r>
        <w:r>
          <w:rPr>
            <w:rFonts w:asciiTheme="minorHAnsi" w:eastAsiaTheme="minorEastAsia" w:hAnsiTheme="minorHAnsi" w:cstheme="minorBidi"/>
            <w:bCs w:val="0"/>
            <w:caps w:val="0"/>
            <w:noProof/>
            <w:lang w:eastAsia="pt-BR"/>
          </w:rPr>
          <w:tab/>
        </w:r>
        <w:r w:rsidRPr="00973BFF">
          <w:rPr>
            <w:rStyle w:val="Hyperlink"/>
            <w:noProof/>
          </w:rPr>
          <w:t>PROBLEMÁTICA</w:t>
        </w:r>
        <w:r>
          <w:rPr>
            <w:noProof/>
          </w:rPr>
          <w:tab/>
        </w:r>
        <w:r>
          <w:rPr>
            <w:noProof/>
          </w:rPr>
          <w:fldChar w:fldCharType="begin"/>
        </w:r>
        <w:r>
          <w:rPr>
            <w:noProof/>
          </w:rPr>
          <w:instrText xml:space="preserve"> PAGEREF _Toc485751653 \h </w:instrText>
        </w:r>
        <w:r>
          <w:rPr>
            <w:noProof/>
          </w:rPr>
        </w:r>
        <w:r>
          <w:rPr>
            <w:noProof/>
          </w:rPr>
          <w:fldChar w:fldCharType="separate"/>
        </w:r>
        <w:r>
          <w:rPr>
            <w:noProof/>
          </w:rPr>
          <w:t>14</w:t>
        </w:r>
        <w:r>
          <w:rPr>
            <w:noProof/>
          </w:rPr>
          <w:fldChar w:fldCharType="end"/>
        </w:r>
      </w:hyperlink>
    </w:p>
    <w:p w14:paraId="6AC288E6" w14:textId="7A56F099" w:rsidR="00E8785A" w:rsidRDefault="00E8785A" w:rsidP="00E435D2">
      <w:pPr>
        <w:pStyle w:val="Sumrio2"/>
        <w:spacing w:line="360" w:lineRule="auto"/>
        <w:rPr>
          <w:rFonts w:asciiTheme="minorHAnsi" w:eastAsiaTheme="minorEastAsia" w:hAnsiTheme="minorHAnsi" w:cstheme="minorBidi"/>
          <w:bCs w:val="0"/>
          <w:caps w:val="0"/>
          <w:noProof/>
          <w:lang w:eastAsia="pt-BR"/>
        </w:rPr>
      </w:pPr>
      <w:hyperlink w:anchor="_Toc485751654" w:history="1">
        <w:r w:rsidRPr="00973BFF">
          <w:rPr>
            <w:rStyle w:val="Hyperlink"/>
            <w:noProof/>
          </w:rPr>
          <w:t>1.2</w:t>
        </w:r>
        <w:r>
          <w:rPr>
            <w:rFonts w:asciiTheme="minorHAnsi" w:eastAsiaTheme="minorEastAsia" w:hAnsiTheme="minorHAnsi" w:cstheme="minorBidi"/>
            <w:bCs w:val="0"/>
            <w:caps w:val="0"/>
            <w:noProof/>
            <w:lang w:eastAsia="pt-BR"/>
          </w:rPr>
          <w:tab/>
        </w:r>
        <w:r w:rsidRPr="00973BFF">
          <w:rPr>
            <w:rStyle w:val="Hyperlink"/>
            <w:noProof/>
          </w:rPr>
          <w:t>OBJETIVOS</w:t>
        </w:r>
        <w:r>
          <w:rPr>
            <w:noProof/>
          </w:rPr>
          <w:tab/>
        </w:r>
        <w:r>
          <w:rPr>
            <w:noProof/>
          </w:rPr>
          <w:fldChar w:fldCharType="begin"/>
        </w:r>
        <w:r>
          <w:rPr>
            <w:noProof/>
          </w:rPr>
          <w:instrText xml:space="preserve"> PAGEREF _Toc485751654 \h </w:instrText>
        </w:r>
        <w:r>
          <w:rPr>
            <w:noProof/>
          </w:rPr>
        </w:r>
        <w:r>
          <w:rPr>
            <w:noProof/>
          </w:rPr>
          <w:fldChar w:fldCharType="separate"/>
        </w:r>
        <w:r>
          <w:rPr>
            <w:noProof/>
          </w:rPr>
          <w:t>15</w:t>
        </w:r>
        <w:r>
          <w:rPr>
            <w:noProof/>
          </w:rPr>
          <w:fldChar w:fldCharType="end"/>
        </w:r>
      </w:hyperlink>
    </w:p>
    <w:p w14:paraId="440AC3A9" w14:textId="19BD5E07" w:rsidR="00E8785A" w:rsidRDefault="00E8785A" w:rsidP="00E435D2">
      <w:pPr>
        <w:pStyle w:val="Sumrio3"/>
        <w:spacing w:line="360" w:lineRule="auto"/>
        <w:rPr>
          <w:rFonts w:asciiTheme="minorHAnsi" w:eastAsiaTheme="minorEastAsia" w:hAnsiTheme="minorHAnsi" w:cstheme="minorBidi"/>
          <w:b w:val="0"/>
          <w:noProof/>
          <w:lang w:eastAsia="pt-BR"/>
        </w:rPr>
      </w:pPr>
      <w:hyperlink w:anchor="_Toc485751655" w:history="1">
        <w:r w:rsidRPr="00973BFF">
          <w:rPr>
            <w:rStyle w:val="Hyperlink"/>
            <w:noProof/>
          </w:rPr>
          <w:t>1.2.1</w:t>
        </w:r>
        <w:r>
          <w:rPr>
            <w:rFonts w:asciiTheme="minorHAnsi" w:eastAsiaTheme="minorEastAsia" w:hAnsiTheme="minorHAnsi" w:cstheme="minorBidi"/>
            <w:b w:val="0"/>
            <w:noProof/>
            <w:lang w:eastAsia="pt-BR"/>
          </w:rPr>
          <w:tab/>
        </w:r>
        <w:r w:rsidRPr="00973BFF">
          <w:rPr>
            <w:rStyle w:val="Hyperlink"/>
            <w:noProof/>
          </w:rPr>
          <w:t>Objetivo geral</w:t>
        </w:r>
        <w:r>
          <w:rPr>
            <w:noProof/>
          </w:rPr>
          <w:tab/>
        </w:r>
        <w:r>
          <w:rPr>
            <w:noProof/>
          </w:rPr>
          <w:fldChar w:fldCharType="begin"/>
        </w:r>
        <w:r>
          <w:rPr>
            <w:noProof/>
          </w:rPr>
          <w:instrText xml:space="preserve"> PAGEREF _Toc485751655 \h </w:instrText>
        </w:r>
        <w:r>
          <w:rPr>
            <w:noProof/>
          </w:rPr>
        </w:r>
        <w:r>
          <w:rPr>
            <w:noProof/>
          </w:rPr>
          <w:fldChar w:fldCharType="separate"/>
        </w:r>
        <w:r>
          <w:rPr>
            <w:noProof/>
          </w:rPr>
          <w:t>15</w:t>
        </w:r>
        <w:r>
          <w:rPr>
            <w:noProof/>
          </w:rPr>
          <w:fldChar w:fldCharType="end"/>
        </w:r>
      </w:hyperlink>
    </w:p>
    <w:p w14:paraId="6C00F7A5" w14:textId="5C64A65E" w:rsidR="00E8785A" w:rsidRDefault="00E8785A" w:rsidP="00E435D2">
      <w:pPr>
        <w:pStyle w:val="Sumrio3"/>
        <w:spacing w:line="360" w:lineRule="auto"/>
        <w:rPr>
          <w:rFonts w:asciiTheme="minorHAnsi" w:eastAsiaTheme="minorEastAsia" w:hAnsiTheme="minorHAnsi" w:cstheme="minorBidi"/>
          <w:b w:val="0"/>
          <w:noProof/>
          <w:lang w:eastAsia="pt-BR"/>
        </w:rPr>
      </w:pPr>
      <w:hyperlink w:anchor="_Toc485751656" w:history="1">
        <w:r w:rsidRPr="00973BFF">
          <w:rPr>
            <w:rStyle w:val="Hyperlink"/>
            <w:noProof/>
          </w:rPr>
          <w:t>1.2.2</w:t>
        </w:r>
        <w:r>
          <w:rPr>
            <w:rFonts w:asciiTheme="minorHAnsi" w:eastAsiaTheme="minorEastAsia" w:hAnsiTheme="minorHAnsi" w:cstheme="minorBidi"/>
            <w:b w:val="0"/>
            <w:noProof/>
            <w:lang w:eastAsia="pt-BR"/>
          </w:rPr>
          <w:tab/>
        </w:r>
        <w:r w:rsidRPr="00973BFF">
          <w:rPr>
            <w:rStyle w:val="Hyperlink"/>
            <w:noProof/>
          </w:rPr>
          <w:t>Objetivos específicos</w:t>
        </w:r>
        <w:r>
          <w:rPr>
            <w:noProof/>
          </w:rPr>
          <w:tab/>
        </w:r>
        <w:r>
          <w:rPr>
            <w:noProof/>
          </w:rPr>
          <w:fldChar w:fldCharType="begin"/>
        </w:r>
        <w:r>
          <w:rPr>
            <w:noProof/>
          </w:rPr>
          <w:instrText xml:space="preserve"> PAGEREF _Toc485751656 \h </w:instrText>
        </w:r>
        <w:r>
          <w:rPr>
            <w:noProof/>
          </w:rPr>
        </w:r>
        <w:r>
          <w:rPr>
            <w:noProof/>
          </w:rPr>
          <w:fldChar w:fldCharType="separate"/>
        </w:r>
        <w:r>
          <w:rPr>
            <w:noProof/>
          </w:rPr>
          <w:t>15</w:t>
        </w:r>
        <w:r>
          <w:rPr>
            <w:noProof/>
          </w:rPr>
          <w:fldChar w:fldCharType="end"/>
        </w:r>
      </w:hyperlink>
    </w:p>
    <w:p w14:paraId="7C295931" w14:textId="7CC750EE" w:rsidR="00E8785A" w:rsidRDefault="00E8785A" w:rsidP="00E435D2">
      <w:pPr>
        <w:pStyle w:val="Sumrio2"/>
        <w:spacing w:line="360" w:lineRule="auto"/>
        <w:rPr>
          <w:rFonts w:asciiTheme="minorHAnsi" w:eastAsiaTheme="minorEastAsia" w:hAnsiTheme="minorHAnsi" w:cstheme="minorBidi"/>
          <w:bCs w:val="0"/>
          <w:caps w:val="0"/>
          <w:noProof/>
          <w:lang w:eastAsia="pt-BR"/>
        </w:rPr>
      </w:pPr>
      <w:hyperlink w:anchor="_Toc485751657" w:history="1">
        <w:r w:rsidRPr="00973BFF">
          <w:rPr>
            <w:rStyle w:val="Hyperlink"/>
            <w:noProof/>
          </w:rPr>
          <w:t>1.3</w:t>
        </w:r>
        <w:r>
          <w:rPr>
            <w:rFonts w:asciiTheme="minorHAnsi" w:eastAsiaTheme="minorEastAsia" w:hAnsiTheme="minorHAnsi" w:cstheme="minorBidi"/>
            <w:bCs w:val="0"/>
            <w:caps w:val="0"/>
            <w:noProof/>
            <w:lang w:eastAsia="pt-BR"/>
          </w:rPr>
          <w:tab/>
        </w:r>
        <w:r w:rsidRPr="00973BFF">
          <w:rPr>
            <w:rStyle w:val="Hyperlink"/>
            <w:noProof/>
          </w:rPr>
          <w:t>JUSTIFICATIVA</w:t>
        </w:r>
        <w:r>
          <w:rPr>
            <w:noProof/>
          </w:rPr>
          <w:tab/>
        </w:r>
        <w:r>
          <w:rPr>
            <w:noProof/>
          </w:rPr>
          <w:fldChar w:fldCharType="begin"/>
        </w:r>
        <w:r>
          <w:rPr>
            <w:noProof/>
          </w:rPr>
          <w:instrText xml:space="preserve"> PAGEREF _Toc485751657 \h </w:instrText>
        </w:r>
        <w:r>
          <w:rPr>
            <w:noProof/>
          </w:rPr>
        </w:r>
        <w:r>
          <w:rPr>
            <w:noProof/>
          </w:rPr>
          <w:fldChar w:fldCharType="separate"/>
        </w:r>
        <w:r>
          <w:rPr>
            <w:noProof/>
          </w:rPr>
          <w:t>16</w:t>
        </w:r>
        <w:r>
          <w:rPr>
            <w:noProof/>
          </w:rPr>
          <w:fldChar w:fldCharType="end"/>
        </w:r>
      </w:hyperlink>
    </w:p>
    <w:p w14:paraId="594FAE80" w14:textId="3484FD06" w:rsidR="00E8785A" w:rsidRDefault="00E8785A" w:rsidP="00E435D2">
      <w:pPr>
        <w:pStyle w:val="Sumrio2"/>
        <w:spacing w:line="360" w:lineRule="auto"/>
        <w:rPr>
          <w:rFonts w:asciiTheme="minorHAnsi" w:eastAsiaTheme="minorEastAsia" w:hAnsiTheme="minorHAnsi" w:cstheme="minorBidi"/>
          <w:bCs w:val="0"/>
          <w:caps w:val="0"/>
          <w:noProof/>
          <w:lang w:eastAsia="pt-BR"/>
        </w:rPr>
      </w:pPr>
      <w:hyperlink w:anchor="_Toc485751658" w:history="1">
        <w:r w:rsidRPr="00973BFF">
          <w:rPr>
            <w:rStyle w:val="Hyperlink"/>
            <w:noProof/>
          </w:rPr>
          <w:t>1.4</w:t>
        </w:r>
        <w:r>
          <w:rPr>
            <w:rFonts w:asciiTheme="minorHAnsi" w:eastAsiaTheme="minorEastAsia" w:hAnsiTheme="minorHAnsi" w:cstheme="minorBidi"/>
            <w:bCs w:val="0"/>
            <w:caps w:val="0"/>
            <w:noProof/>
            <w:lang w:eastAsia="pt-BR"/>
          </w:rPr>
          <w:tab/>
        </w:r>
        <w:r w:rsidRPr="00973BFF">
          <w:rPr>
            <w:rStyle w:val="Hyperlink"/>
            <w:noProof/>
          </w:rPr>
          <w:t>ESTRUTURA DA MONOGRAFIA</w:t>
        </w:r>
        <w:r>
          <w:rPr>
            <w:noProof/>
          </w:rPr>
          <w:tab/>
        </w:r>
        <w:r>
          <w:rPr>
            <w:noProof/>
          </w:rPr>
          <w:fldChar w:fldCharType="begin"/>
        </w:r>
        <w:r>
          <w:rPr>
            <w:noProof/>
          </w:rPr>
          <w:instrText xml:space="preserve"> PAGEREF _Toc485751658 \h </w:instrText>
        </w:r>
        <w:r>
          <w:rPr>
            <w:noProof/>
          </w:rPr>
        </w:r>
        <w:r>
          <w:rPr>
            <w:noProof/>
          </w:rPr>
          <w:fldChar w:fldCharType="separate"/>
        </w:r>
        <w:r>
          <w:rPr>
            <w:noProof/>
          </w:rPr>
          <w:t>17</w:t>
        </w:r>
        <w:r>
          <w:rPr>
            <w:noProof/>
          </w:rPr>
          <w:fldChar w:fldCharType="end"/>
        </w:r>
      </w:hyperlink>
    </w:p>
    <w:p w14:paraId="60E64E86" w14:textId="67E96377" w:rsidR="00E8785A" w:rsidRDefault="00E8785A" w:rsidP="00E435D2">
      <w:pPr>
        <w:pStyle w:val="Sumrio1"/>
        <w:tabs>
          <w:tab w:val="left" w:pos="330"/>
          <w:tab w:val="right" w:leader="dot" w:pos="9060"/>
        </w:tabs>
        <w:spacing w:before="0" w:after="0" w:line="360" w:lineRule="auto"/>
        <w:rPr>
          <w:rFonts w:asciiTheme="minorHAnsi" w:eastAsiaTheme="minorEastAsia" w:hAnsiTheme="minorHAnsi" w:cstheme="minorBidi"/>
          <w:b w:val="0"/>
          <w:bCs w:val="0"/>
          <w:caps w:val="0"/>
          <w:noProof/>
          <w:lang w:eastAsia="pt-BR"/>
        </w:rPr>
      </w:pPr>
      <w:hyperlink w:anchor="_Toc485751659" w:history="1">
        <w:r w:rsidRPr="00973BFF">
          <w:rPr>
            <w:rStyle w:val="Hyperlink"/>
            <w:noProof/>
          </w:rPr>
          <w:t>2</w:t>
        </w:r>
        <w:r>
          <w:rPr>
            <w:rFonts w:asciiTheme="minorHAnsi" w:eastAsiaTheme="minorEastAsia" w:hAnsiTheme="minorHAnsi" w:cstheme="minorBidi"/>
            <w:b w:val="0"/>
            <w:bCs w:val="0"/>
            <w:caps w:val="0"/>
            <w:noProof/>
            <w:lang w:eastAsia="pt-BR"/>
          </w:rPr>
          <w:tab/>
        </w:r>
        <w:r w:rsidRPr="00973BFF">
          <w:rPr>
            <w:rStyle w:val="Hyperlink"/>
            <w:noProof/>
          </w:rPr>
          <w:t>REVISÃO BIBLIOGRÁFICA</w:t>
        </w:r>
        <w:r>
          <w:rPr>
            <w:noProof/>
          </w:rPr>
          <w:tab/>
        </w:r>
        <w:r>
          <w:rPr>
            <w:noProof/>
          </w:rPr>
          <w:fldChar w:fldCharType="begin"/>
        </w:r>
        <w:r>
          <w:rPr>
            <w:noProof/>
          </w:rPr>
          <w:instrText xml:space="preserve"> PAGEREF _Toc485751659 \h </w:instrText>
        </w:r>
        <w:r>
          <w:rPr>
            <w:noProof/>
          </w:rPr>
        </w:r>
        <w:r>
          <w:rPr>
            <w:noProof/>
          </w:rPr>
          <w:fldChar w:fldCharType="separate"/>
        </w:r>
        <w:r>
          <w:rPr>
            <w:noProof/>
          </w:rPr>
          <w:t>18</w:t>
        </w:r>
        <w:r>
          <w:rPr>
            <w:noProof/>
          </w:rPr>
          <w:fldChar w:fldCharType="end"/>
        </w:r>
      </w:hyperlink>
    </w:p>
    <w:p w14:paraId="7E5F4557" w14:textId="067D52B3" w:rsidR="00E8785A" w:rsidRDefault="00E8785A" w:rsidP="00E435D2">
      <w:pPr>
        <w:pStyle w:val="Sumrio2"/>
        <w:spacing w:line="360" w:lineRule="auto"/>
        <w:rPr>
          <w:rFonts w:asciiTheme="minorHAnsi" w:eastAsiaTheme="minorEastAsia" w:hAnsiTheme="minorHAnsi" w:cstheme="minorBidi"/>
          <w:bCs w:val="0"/>
          <w:caps w:val="0"/>
          <w:noProof/>
          <w:lang w:eastAsia="pt-BR"/>
        </w:rPr>
      </w:pPr>
      <w:hyperlink w:anchor="_Toc485751660" w:history="1">
        <w:r w:rsidRPr="00973BFF">
          <w:rPr>
            <w:rStyle w:val="Hyperlink"/>
            <w:noProof/>
          </w:rPr>
          <w:t>2.1</w:t>
        </w:r>
        <w:r>
          <w:rPr>
            <w:rFonts w:asciiTheme="minorHAnsi" w:eastAsiaTheme="minorEastAsia" w:hAnsiTheme="minorHAnsi" w:cstheme="minorBidi"/>
            <w:bCs w:val="0"/>
            <w:caps w:val="0"/>
            <w:noProof/>
            <w:lang w:eastAsia="pt-BR"/>
          </w:rPr>
          <w:tab/>
        </w:r>
        <w:r w:rsidRPr="00973BFF">
          <w:rPr>
            <w:rStyle w:val="Hyperlink"/>
            <w:noProof/>
          </w:rPr>
          <w:t>PROCESSO</w:t>
        </w:r>
        <w:r>
          <w:rPr>
            <w:noProof/>
          </w:rPr>
          <w:tab/>
        </w:r>
        <w:r>
          <w:rPr>
            <w:noProof/>
          </w:rPr>
          <w:fldChar w:fldCharType="begin"/>
        </w:r>
        <w:r>
          <w:rPr>
            <w:noProof/>
          </w:rPr>
          <w:instrText xml:space="preserve"> PAGEREF _Toc485751660 \h </w:instrText>
        </w:r>
        <w:r>
          <w:rPr>
            <w:noProof/>
          </w:rPr>
        </w:r>
        <w:r>
          <w:rPr>
            <w:noProof/>
          </w:rPr>
          <w:fldChar w:fldCharType="separate"/>
        </w:r>
        <w:r>
          <w:rPr>
            <w:noProof/>
          </w:rPr>
          <w:t>18</w:t>
        </w:r>
        <w:r>
          <w:rPr>
            <w:noProof/>
          </w:rPr>
          <w:fldChar w:fldCharType="end"/>
        </w:r>
      </w:hyperlink>
    </w:p>
    <w:p w14:paraId="27F41291" w14:textId="7D3148FE" w:rsidR="00E8785A" w:rsidRDefault="00E8785A" w:rsidP="00E435D2">
      <w:pPr>
        <w:pStyle w:val="Sumrio3"/>
        <w:spacing w:line="360" w:lineRule="auto"/>
        <w:rPr>
          <w:rFonts w:asciiTheme="minorHAnsi" w:eastAsiaTheme="minorEastAsia" w:hAnsiTheme="minorHAnsi" w:cstheme="minorBidi"/>
          <w:b w:val="0"/>
          <w:noProof/>
          <w:lang w:eastAsia="pt-BR"/>
        </w:rPr>
      </w:pPr>
      <w:hyperlink w:anchor="_Toc485751661" w:history="1">
        <w:r w:rsidRPr="00973BFF">
          <w:rPr>
            <w:rStyle w:val="Hyperlink"/>
            <w:noProof/>
          </w:rPr>
          <w:t>2.1.1</w:t>
        </w:r>
        <w:r>
          <w:rPr>
            <w:rFonts w:asciiTheme="minorHAnsi" w:eastAsiaTheme="minorEastAsia" w:hAnsiTheme="minorHAnsi" w:cstheme="minorBidi"/>
            <w:b w:val="0"/>
            <w:noProof/>
            <w:lang w:eastAsia="pt-BR"/>
          </w:rPr>
          <w:tab/>
        </w:r>
        <w:r w:rsidRPr="00973BFF">
          <w:rPr>
            <w:rStyle w:val="Hyperlink"/>
            <w:noProof/>
          </w:rPr>
          <w:t>Processo de Negócio</w:t>
        </w:r>
        <w:r>
          <w:rPr>
            <w:noProof/>
          </w:rPr>
          <w:tab/>
        </w:r>
        <w:r>
          <w:rPr>
            <w:noProof/>
          </w:rPr>
          <w:fldChar w:fldCharType="begin"/>
        </w:r>
        <w:r>
          <w:rPr>
            <w:noProof/>
          </w:rPr>
          <w:instrText xml:space="preserve"> PAGEREF _Toc485751661 \h </w:instrText>
        </w:r>
        <w:r>
          <w:rPr>
            <w:noProof/>
          </w:rPr>
        </w:r>
        <w:r>
          <w:rPr>
            <w:noProof/>
          </w:rPr>
          <w:fldChar w:fldCharType="separate"/>
        </w:r>
        <w:r>
          <w:rPr>
            <w:noProof/>
          </w:rPr>
          <w:t>18</w:t>
        </w:r>
        <w:r>
          <w:rPr>
            <w:noProof/>
          </w:rPr>
          <w:fldChar w:fldCharType="end"/>
        </w:r>
      </w:hyperlink>
    </w:p>
    <w:p w14:paraId="5979172C" w14:textId="1E2D2BEF" w:rsidR="00E8785A" w:rsidRDefault="00E8785A" w:rsidP="00E435D2">
      <w:pPr>
        <w:pStyle w:val="Sumrio2"/>
        <w:spacing w:line="360" w:lineRule="auto"/>
        <w:rPr>
          <w:rFonts w:asciiTheme="minorHAnsi" w:eastAsiaTheme="minorEastAsia" w:hAnsiTheme="minorHAnsi" w:cstheme="minorBidi"/>
          <w:bCs w:val="0"/>
          <w:caps w:val="0"/>
          <w:noProof/>
          <w:lang w:eastAsia="pt-BR"/>
        </w:rPr>
      </w:pPr>
      <w:hyperlink w:anchor="_Toc485751662" w:history="1">
        <w:r w:rsidRPr="00973BFF">
          <w:rPr>
            <w:rStyle w:val="Hyperlink"/>
            <w:noProof/>
          </w:rPr>
          <w:t>2.2</w:t>
        </w:r>
        <w:r>
          <w:rPr>
            <w:rFonts w:asciiTheme="minorHAnsi" w:eastAsiaTheme="minorEastAsia" w:hAnsiTheme="minorHAnsi" w:cstheme="minorBidi"/>
            <w:bCs w:val="0"/>
            <w:caps w:val="0"/>
            <w:noProof/>
            <w:lang w:eastAsia="pt-BR"/>
          </w:rPr>
          <w:tab/>
        </w:r>
        <w:r w:rsidRPr="00973BFF">
          <w:rPr>
            <w:rStyle w:val="Hyperlink"/>
            <w:noProof/>
          </w:rPr>
          <w:t>ORGANIZAÇÕES</w:t>
        </w:r>
        <w:r>
          <w:rPr>
            <w:noProof/>
          </w:rPr>
          <w:tab/>
        </w:r>
        <w:r>
          <w:rPr>
            <w:noProof/>
          </w:rPr>
          <w:fldChar w:fldCharType="begin"/>
        </w:r>
        <w:r>
          <w:rPr>
            <w:noProof/>
          </w:rPr>
          <w:instrText xml:space="preserve"> PAGEREF _Toc485751662 \h </w:instrText>
        </w:r>
        <w:r>
          <w:rPr>
            <w:noProof/>
          </w:rPr>
        </w:r>
        <w:r>
          <w:rPr>
            <w:noProof/>
          </w:rPr>
          <w:fldChar w:fldCharType="separate"/>
        </w:r>
        <w:r>
          <w:rPr>
            <w:noProof/>
          </w:rPr>
          <w:t>19</w:t>
        </w:r>
        <w:r>
          <w:rPr>
            <w:noProof/>
          </w:rPr>
          <w:fldChar w:fldCharType="end"/>
        </w:r>
      </w:hyperlink>
    </w:p>
    <w:p w14:paraId="157ACC4D" w14:textId="2945CB70" w:rsidR="00E8785A" w:rsidRDefault="00E8785A" w:rsidP="00E435D2">
      <w:pPr>
        <w:pStyle w:val="Sumrio3"/>
        <w:spacing w:line="360" w:lineRule="auto"/>
        <w:rPr>
          <w:rFonts w:asciiTheme="minorHAnsi" w:eastAsiaTheme="minorEastAsia" w:hAnsiTheme="minorHAnsi" w:cstheme="minorBidi"/>
          <w:b w:val="0"/>
          <w:noProof/>
          <w:lang w:eastAsia="pt-BR"/>
        </w:rPr>
      </w:pPr>
      <w:hyperlink w:anchor="_Toc485751663" w:history="1">
        <w:r w:rsidRPr="00973BFF">
          <w:rPr>
            <w:rStyle w:val="Hyperlink"/>
            <w:noProof/>
          </w:rPr>
          <w:t>2.2.1</w:t>
        </w:r>
        <w:r>
          <w:rPr>
            <w:rFonts w:asciiTheme="minorHAnsi" w:eastAsiaTheme="minorEastAsia" w:hAnsiTheme="minorHAnsi" w:cstheme="minorBidi"/>
            <w:b w:val="0"/>
            <w:noProof/>
            <w:lang w:eastAsia="pt-BR"/>
          </w:rPr>
          <w:tab/>
        </w:r>
        <w:r w:rsidRPr="00973BFF">
          <w:rPr>
            <w:rStyle w:val="Hyperlink"/>
            <w:noProof/>
          </w:rPr>
          <w:t>Cadeia de valor</w:t>
        </w:r>
        <w:r>
          <w:rPr>
            <w:noProof/>
          </w:rPr>
          <w:tab/>
        </w:r>
        <w:r>
          <w:rPr>
            <w:noProof/>
          </w:rPr>
          <w:fldChar w:fldCharType="begin"/>
        </w:r>
        <w:r>
          <w:rPr>
            <w:noProof/>
          </w:rPr>
          <w:instrText xml:space="preserve"> PAGEREF _Toc485751663 \h </w:instrText>
        </w:r>
        <w:r>
          <w:rPr>
            <w:noProof/>
          </w:rPr>
        </w:r>
        <w:r>
          <w:rPr>
            <w:noProof/>
          </w:rPr>
          <w:fldChar w:fldCharType="separate"/>
        </w:r>
        <w:r>
          <w:rPr>
            <w:noProof/>
          </w:rPr>
          <w:t>21</w:t>
        </w:r>
        <w:r>
          <w:rPr>
            <w:noProof/>
          </w:rPr>
          <w:fldChar w:fldCharType="end"/>
        </w:r>
      </w:hyperlink>
    </w:p>
    <w:p w14:paraId="22FC6D3B" w14:textId="2CEB19BC" w:rsidR="00E8785A" w:rsidRDefault="00E8785A" w:rsidP="00E435D2">
      <w:pPr>
        <w:pStyle w:val="Sumrio3"/>
        <w:spacing w:line="360" w:lineRule="auto"/>
        <w:rPr>
          <w:rFonts w:asciiTheme="minorHAnsi" w:eastAsiaTheme="minorEastAsia" w:hAnsiTheme="minorHAnsi" w:cstheme="minorBidi"/>
          <w:b w:val="0"/>
          <w:noProof/>
          <w:lang w:eastAsia="pt-BR"/>
        </w:rPr>
      </w:pPr>
      <w:hyperlink w:anchor="_Toc485751664" w:history="1">
        <w:r w:rsidRPr="00973BFF">
          <w:rPr>
            <w:rStyle w:val="Hyperlink"/>
            <w:noProof/>
          </w:rPr>
          <w:t>2.2.2</w:t>
        </w:r>
        <w:r>
          <w:rPr>
            <w:rFonts w:asciiTheme="minorHAnsi" w:eastAsiaTheme="minorEastAsia" w:hAnsiTheme="minorHAnsi" w:cstheme="minorBidi"/>
            <w:b w:val="0"/>
            <w:noProof/>
            <w:lang w:eastAsia="pt-BR"/>
          </w:rPr>
          <w:tab/>
        </w:r>
        <w:r w:rsidRPr="00973BFF">
          <w:rPr>
            <w:rStyle w:val="Hyperlink"/>
            <w:noProof/>
          </w:rPr>
          <w:t>Estrutura organizacional</w:t>
        </w:r>
        <w:r>
          <w:rPr>
            <w:noProof/>
          </w:rPr>
          <w:tab/>
        </w:r>
        <w:r>
          <w:rPr>
            <w:noProof/>
          </w:rPr>
          <w:fldChar w:fldCharType="begin"/>
        </w:r>
        <w:r>
          <w:rPr>
            <w:noProof/>
          </w:rPr>
          <w:instrText xml:space="preserve"> PAGEREF _Toc485751664 \h </w:instrText>
        </w:r>
        <w:r>
          <w:rPr>
            <w:noProof/>
          </w:rPr>
        </w:r>
        <w:r>
          <w:rPr>
            <w:noProof/>
          </w:rPr>
          <w:fldChar w:fldCharType="separate"/>
        </w:r>
        <w:r>
          <w:rPr>
            <w:noProof/>
          </w:rPr>
          <w:t>22</w:t>
        </w:r>
        <w:r>
          <w:rPr>
            <w:noProof/>
          </w:rPr>
          <w:fldChar w:fldCharType="end"/>
        </w:r>
      </w:hyperlink>
    </w:p>
    <w:p w14:paraId="48F7404F" w14:textId="0F34755B" w:rsidR="00E8785A" w:rsidRDefault="00E8785A" w:rsidP="00E435D2">
      <w:pPr>
        <w:pStyle w:val="Sumrio2"/>
        <w:spacing w:line="360" w:lineRule="auto"/>
        <w:rPr>
          <w:rFonts w:asciiTheme="minorHAnsi" w:eastAsiaTheme="minorEastAsia" w:hAnsiTheme="minorHAnsi" w:cstheme="minorBidi"/>
          <w:bCs w:val="0"/>
          <w:caps w:val="0"/>
          <w:noProof/>
          <w:lang w:eastAsia="pt-BR"/>
        </w:rPr>
      </w:pPr>
      <w:hyperlink w:anchor="_Toc485751665" w:history="1">
        <w:r w:rsidRPr="00973BFF">
          <w:rPr>
            <w:rStyle w:val="Hyperlink"/>
            <w:noProof/>
          </w:rPr>
          <w:t>2.3</w:t>
        </w:r>
        <w:r>
          <w:rPr>
            <w:rFonts w:asciiTheme="minorHAnsi" w:eastAsiaTheme="minorEastAsia" w:hAnsiTheme="minorHAnsi" w:cstheme="minorBidi"/>
            <w:bCs w:val="0"/>
            <w:caps w:val="0"/>
            <w:noProof/>
            <w:lang w:eastAsia="pt-BR"/>
          </w:rPr>
          <w:tab/>
        </w:r>
        <w:r w:rsidRPr="00973BFF">
          <w:rPr>
            <w:rStyle w:val="Hyperlink"/>
            <w:noProof/>
          </w:rPr>
          <w:t>BUSINESS PROCESS MANAGEMENT</w:t>
        </w:r>
        <w:r>
          <w:rPr>
            <w:noProof/>
          </w:rPr>
          <w:tab/>
        </w:r>
        <w:r>
          <w:rPr>
            <w:noProof/>
          </w:rPr>
          <w:fldChar w:fldCharType="begin"/>
        </w:r>
        <w:r>
          <w:rPr>
            <w:noProof/>
          </w:rPr>
          <w:instrText xml:space="preserve"> PAGEREF _Toc485751665 \h </w:instrText>
        </w:r>
        <w:r>
          <w:rPr>
            <w:noProof/>
          </w:rPr>
        </w:r>
        <w:r>
          <w:rPr>
            <w:noProof/>
          </w:rPr>
          <w:fldChar w:fldCharType="separate"/>
        </w:r>
        <w:r>
          <w:rPr>
            <w:noProof/>
          </w:rPr>
          <w:t>24</w:t>
        </w:r>
        <w:r>
          <w:rPr>
            <w:noProof/>
          </w:rPr>
          <w:fldChar w:fldCharType="end"/>
        </w:r>
      </w:hyperlink>
    </w:p>
    <w:p w14:paraId="506AE24D" w14:textId="188AAE53" w:rsidR="00E8785A" w:rsidRDefault="00E8785A" w:rsidP="00E435D2">
      <w:pPr>
        <w:pStyle w:val="Sumrio3"/>
        <w:spacing w:line="360" w:lineRule="auto"/>
        <w:rPr>
          <w:rFonts w:asciiTheme="minorHAnsi" w:eastAsiaTheme="minorEastAsia" w:hAnsiTheme="minorHAnsi" w:cstheme="minorBidi"/>
          <w:b w:val="0"/>
          <w:noProof/>
          <w:lang w:eastAsia="pt-BR"/>
        </w:rPr>
      </w:pPr>
      <w:hyperlink w:anchor="_Toc485751666" w:history="1">
        <w:r w:rsidRPr="00973BFF">
          <w:rPr>
            <w:rStyle w:val="Hyperlink"/>
            <w:noProof/>
          </w:rPr>
          <w:t>2.3.1</w:t>
        </w:r>
        <w:r>
          <w:rPr>
            <w:rFonts w:asciiTheme="minorHAnsi" w:eastAsiaTheme="minorEastAsia" w:hAnsiTheme="minorHAnsi" w:cstheme="minorBidi"/>
            <w:b w:val="0"/>
            <w:noProof/>
            <w:lang w:eastAsia="pt-BR"/>
          </w:rPr>
          <w:tab/>
        </w:r>
        <w:r w:rsidRPr="00973BFF">
          <w:rPr>
            <w:rStyle w:val="Hyperlink"/>
            <w:noProof/>
          </w:rPr>
          <w:t>Ciclo de vida do BPM</w:t>
        </w:r>
        <w:r>
          <w:rPr>
            <w:noProof/>
          </w:rPr>
          <w:tab/>
        </w:r>
        <w:r>
          <w:rPr>
            <w:noProof/>
          </w:rPr>
          <w:fldChar w:fldCharType="begin"/>
        </w:r>
        <w:r>
          <w:rPr>
            <w:noProof/>
          </w:rPr>
          <w:instrText xml:space="preserve"> PAGEREF _Toc485751666 \h </w:instrText>
        </w:r>
        <w:r>
          <w:rPr>
            <w:noProof/>
          </w:rPr>
        </w:r>
        <w:r>
          <w:rPr>
            <w:noProof/>
          </w:rPr>
          <w:fldChar w:fldCharType="separate"/>
        </w:r>
        <w:r>
          <w:rPr>
            <w:noProof/>
          </w:rPr>
          <w:t>28</w:t>
        </w:r>
        <w:r>
          <w:rPr>
            <w:noProof/>
          </w:rPr>
          <w:fldChar w:fldCharType="end"/>
        </w:r>
      </w:hyperlink>
    </w:p>
    <w:p w14:paraId="2F788861" w14:textId="644A26F4" w:rsidR="00E8785A" w:rsidRDefault="00E8785A" w:rsidP="00E435D2">
      <w:pPr>
        <w:pStyle w:val="Sumrio4"/>
        <w:tabs>
          <w:tab w:val="left" w:pos="825"/>
          <w:tab w:val="right" w:leader="dot" w:pos="9060"/>
        </w:tabs>
        <w:spacing w:line="360" w:lineRule="auto"/>
        <w:rPr>
          <w:rFonts w:asciiTheme="minorHAnsi" w:eastAsiaTheme="minorEastAsia" w:hAnsiTheme="minorHAnsi" w:cstheme="minorBidi"/>
          <w:noProof/>
          <w:lang w:eastAsia="pt-BR"/>
        </w:rPr>
      </w:pPr>
      <w:hyperlink w:anchor="_Toc485751667" w:history="1">
        <w:r w:rsidRPr="00973BFF">
          <w:rPr>
            <w:rStyle w:val="Hyperlink"/>
            <w:noProof/>
          </w:rPr>
          <w:t>2.3.1.1</w:t>
        </w:r>
        <w:r>
          <w:rPr>
            <w:rFonts w:asciiTheme="minorHAnsi" w:eastAsiaTheme="minorEastAsia" w:hAnsiTheme="minorHAnsi" w:cstheme="minorBidi"/>
            <w:noProof/>
            <w:lang w:eastAsia="pt-BR"/>
          </w:rPr>
          <w:tab/>
        </w:r>
        <w:r w:rsidRPr="00973BFF">
          <w:rPr>
            <w:rStyle w:val="Hyperlink"/>
            <w:noProof/>
          </w:rPr>
          <w:t>Planejar</w:t>
        </w:r>
        <w:r>
          <w:rPr>
            <w:noProof/>
          </w:rPr>
          <w:tab/>
        </w:r>
        <w:r>
          <w:rPr>
            <w:noProof/>
          </w:rPr>
          <w:fldChar w:fldCharType="begin"/>
        </w:r>
        <w:r>
          <w:rPr>
            <w:noProof/>
          </w:rPr>
          <w:instrText xml:space="preserve"> PAGEREF _Toc485751667 \h </w:instrText>
        </w:r>
        <w:r>
          <w:rPr>
            <w:noProof/>
          </w:rPr>
        </w:r>
        <w:r>
          <w:rPr>
            <w:noProof/>
          </w:rPr>
          <w:fldChar w:fldCharType="separate"/>
        </w:r>
        <w:r>
          <w:rPr>
            <w:noProof/>
          </w:rPr>
          <w:t>28</w:t>
        </w:r>
        <w:r>
          <w:rPr>
            <w:noProof/>
          </w:rPr>
          <w:fldChar w:fldCharType="end"/>
        </w:r>
      </w:hyperlink>
    </w:p>
    <w:p w14:paraId="3E14B400" w14:textId="0EB9E160" w:rsidR="00E8785A" w:rsidRDefault="00E8785A" w:rsidP="00E435D2">
      <w:pPr>
        <w:pStyle w:val="Sumrio4"/>
        <w:tabs>
          <w:tab w:val="left" w:pos="825"/>
          <w:tab w:val="right" w:leader="dot" w:pos="9060"/>
        </w:tabs>
        <w:spacing w:line="360" w:lineRule="auto"/>
        <w:rPr>
          <w:rFonts w:asciiTheme="minorHAnsi" w:eastAsiaTheme="minorEastAsia" w:hAnsiTheme="minorHAnsi" w:cstheme="minorBidi"/>
          <w:noProof/>
          <w:lang w:eastAsia="pt-BR"/>
        </w:rPr>
      </w:pPr>
      <w:hyperlink w:anchor="_Toc485751668" w:history="1">
        <w:r w:rsidRPr="00973BFF">
          <w:rPr>
            <w:rStyle w:val="Hyperlink"/>
            <w:noProof/>
          </w:rPr>
          <w:t>2.3.1.2</w:t>
        </w:r>
        <w:r>
          <w:rPr>
            <w:rFonts w:asciiTheme="minorHAnsi" w:eastAsiaTheme="minorEastAsia" w:hAnsiTheme="minorHAnsi" w:cstheme="minorBidi"/>
            <w:noProof/>
            <w:lang w:eastAsia="pt-BR"/>
          </w:rPr>
          <w:tab/>
        </w:r>
        <w:r w:rsidRPr="00973BFF">
          <w:rPr>
            <w:rStyle w:val="Hyperlink"/>
            <w:noProof/>
          </w:rPr>
          <w:t>Fazer</w:t>
        </w:r>
        <w:r>
          <w:rPr>
            <w:noProof/>
          </w:rPr>
          <w:tab/>
        </w:r>
        <w:r>
          <w:rPr>
            <w:noProof/>
          </w:rPr>
          <w:fldChar w:fldCharType="begin"/>
        </w:r>
        <w:r>
          <w:rPr>
            <w:noProof/>
          </w:rPr>
          <w:instrText xml:space="preserve"> PAGEREF _Toc485751668 \h </w:instrText>
        </w:r>
        <w:r>
          <w:rPr>
            <w:noProof/>
          </w:rPr>
        </w:r>
        <w:r>
          <w:rPr>
            <w:noProof/>
          </w:rPr>
          <w:fldChar w:fldCharType="separate"/>
        </w:r>
        <w:r>
          <w:rPr>
            <w:noProof/>
          </w:rPr>
          <w:t>29</w:t>
        </w:r>
        <w:r>
          <w:rPr>
            <w:noProof/>
          </w:rPr>
          <w:fldChar w:fldCharType="end"/>
        </w:r>
      </w:hyperlink>
    </w:p>
    <w:p w14:paraId="3B4A37C5" w14:textId="1A1612CE" w:rsidR="00E8785A" w:rsidRDefault="00E8785A" w:rsidP="00E435D2">
      <w:pPr>
        <w:pStyle w:val="Sumrio4"/>
        <w:tabs>
          <w:tab w:val="left" w:pos="825"/>
          <w:tab w:val="right" w:leader="dot" w:pos="9060"/>
        </w:tabs>
        <w:spacing w:line="360" w:lineRule="auto"/>
        <w:rPr>
          <w:rFonts w:asciiTheme="minorHAnsi" w:eastAsiaTheme="minorEastAsia" w:hAnsiTheme="minorHAnsi" w:cstheme="minorBidi"/>
          <w:noProof/>
          <w:lang w:eastAsia="pt-BR"/>
        </w:rPr>
      </w:pPr>
      <w:hyperlink w:anchor="_Toc485751669" w:history="1">
        <w:r w:rsidRPr="00973BFF">
          <w:rPr>
            <w:rStyle w:val="Hyperlink"/>
            <w:noProof/>
          </w:rPr>
          <w:t>2.3.1.3</w:t>
        </w:r>
        <w:r>
          <w:rPr>
            <w:rFonts w:asciiTheme="minorHAnsi" w:eastAsiaTheme="minorEastAsia" w:hAnsiTheme="minorHAnsi" w:cstheme="minorBidi"/>
            <w:noProof/>
            <w:lang w:eastAsia="pt-BR"/>
          </w:rPr>
          <w:tab/>
        </w:r>
        <w:r w:rsidRPr="00973BFF">
          <w:rPr>
            <w:rStyle w:val="Hyperlink"/>
            <w:noProof/>
          </w:rPr>
          <w:t>Verificar</w:t>
        </w:r>
        <w:r>
          <w:rPr>
            <w:noProof/>
          </w:rPr>
          <w:tab/>
        </w:r>
        <w:r>
          <w:rPr>
            <w:noProof/>
          </w:rPr>
          <w:fldChar w:fldCharType="begin"/>
        </w:r>
        <w:r>
          <w:rPr>
            <w:noProof/>
          </w:rPr>
          <w:instrText xml:space="preserve"> PAGEREF _Toc485751669 \h </w:instrText>
        </w:r>
        <w:r>
          <w:rPr>
            <w:noProof/>
          </w:rPr>
        </w:r>
        <w:r>
          <w:rPr>
            <w:noProof/>
          </w:rPr>
          <w:fldChar w:fldCharType="separate"/>
        </w:r>
        <w:r>
          <w:rPr>
            <w:noProof/>
          </w:rPr>
          <w:t>30</w:t>
        </w:r>
        <w:r>
          <w:rPr>
            <w:noProof/>
          </w:rPr>
          <w:fldChar w:fldCharType="end"/>
        </w:r>
      </w:hyperlink>
    </w:p>
    <w:p w14:paraId="294A5D41" w14:textId="5A5F8510" w:rsidR="00E8785A" w:rsidRDefault="00E8785A" w:rsidP="00E435D2">
      <w:pPr>
        <w:pStyle w:val="Sumrio4"/>
        <w:tabs>
          <w:tab w:val="left" w:pos="825"/>
          <w:tab w:val="right" w:leader="dot" w:pos="9060"/>
        </w:tabs>
        <w:spacing w:line="360" w:lineRule="auto"/>
        <w:rPr>
          <w:rFonts w:asciiTheme="minorHAnsi" w:eastAsiaTheme="minorEastAsia" w:hAnsiTheme="minorHAnsi" w:cstheme="minorBidi"/>
          <w:noProof/>
          <w:lang w:eastAsia="pt-BR"/>
        </w:rPr>
      </w:pPr>
      <w:hyperlink w:anchor="_Toc485751670" w:history="1">
        <w:r w:rsidRPr="00973BFF">
          <w:rPr>
            <w:rStyle w:val="Hyperlink"/>
            <w:noProof/>
          </w:rPr>
          <w:t>2.3.1.4</w:t>
        </w:r>
        <w:r>
          <w:rPr>
            <w:rFonts w:asciiTheme="minorHAnsi" w:eastAsiaTheme="minorEastAsia" w:hAnsiTheme="minorHAnsi" w:cstheme="minorBidi"/>
            <w:noProof/>
            <w:lang w:eastAsia="pt-BR"/>
          </w:rPr>
          <w:tab/>
        </w:r>
        <w:r w:rsidRPr="00973BFF">
          <w:rPr>
            <w:rStyle w:val="Hyperlink"/>
            <w:noProof/>
          </w:rPr>
          <w:t>Agir</w:t>
        </w:r>
        <w:r>
          <w:rPr>
            <w:noProof/>
          </w:rPr>
          <w:tab/>
        </w:r>
        <w:r>
          <w:rPr>
            <w:noProof/>
          </w:rPr>
          <w:fldChar w:fldCharType="begin"/>
        </w:r>
        <w:r>
          <w:rPr>
            <w:noProof/>
          </w:rPr>
          <w:instrText xml:space="preserve"> PAGEREF _Toc485751670 \h </w:instrText>
        </w:r>
        <w:r>
          <w:rPr>
            <w:noProof/>
          </w:rPr>
        </w:r>
        <w:r>
          <w:rPr>
            <w:noProof/>
          </w:rPr>
          <w:fldChar w:fldCharType="separate"/>
        </w:r>
        <w:r>
          <w:rPr>
            <w:noProof/>
          </w:rPr>
          <w:t>30</w:t>
        </w:r>
        <w:r>
          <w:rPr>
            <w:noProof/>
          </w:rPr>
          <w:fldChar w:fldCharType="end"/>
        </w:r>
      </w:hyperlink>
    </w:p>
    <w:p w14:paraId="24E8548A" w14:textId="4115FDBD" w:rsidR="00E8785A" w:rsidRDefault="00E8785A" w:rsidP="00E435D2">
      <w:pPr>
        <w:pStyle w:val="Sumrio2"/>
        <w:spacing w:line="360" w:lineRule="auto"/>
        <w:rPr>
          <w:rFonts w:asciiTheme="minorHAnsi" w:eastAsiaTheme="minorEastAsia" w:hAnsiTheme="minorHAnsi" w:cstheme="minorBidi"/>
          <w:bCs w:val="0"/>
          <w:caps w:val="0"/>
          <w:noProof/>
          <w:lang w:eastAsia="pt-BR"/>
        </w:rPr>
      </w:pPr>
      <w:hyperlink w:anchor="_Toc485751671" w:history="1">
        <w:r w:rsidRPr="00973BFF">
          <w:rPr>
            <w:rStyle w:val="Hyperlink"/>
            <w:noProof/>
          </w:rPr>
          <w:t>2.4</w:t>
        </w:r>
        <w:r>
          <w:rPr>
            <w:rFonts w:asciiTheme="minorHAnsi" w:eastAsiaTheme="minorEastAsia" w:hAnsiTheme="minorHAnsi" w:cstheme="minorBidi"/>
            <w:bCs w:val="0"/>
            <w:caps w:val="0"/>
            <w:noProof/>
            <w:lang w:eastAsia="pt-BR"/>
          </w:rPr>
          <w:tab/>
        </w:r>
        <w:r w:rsidRPr="00973BFF">
          <w:rPr>
            <w:rStyle w:val="Hyperlink"/>
            <w:noProof/>
          </w:rPr>
          <w:t>BUSINESS PROCESS MODEL AND NOTATION</w:t>
        </w:r>
        <w:r>
          <w:rPr>
            <w:noProof/>
          </w:rPr>
          <w:tab/>
        </w:r>
        <w:r>
          <w:rPr>
            <w:noProof/>
          </w:rPr>
          <w:fldChar w:fldCharType="begin"/>
        </w:r>
        <w:r>
          <w:rPr>
            <w:noProof/>
          </w:rPr>
          <w:instrText xml:space="preserve"> PAGEREF _Toc485751671 \h </w:instrText>
        </w:r>
        <w:r>
          <w:rPr>
            <w:noProof/>
          </w:rPr>
        </w:r>
        <w:r>
          <w:rPr>
            <w:noProof/>
          </w:rPr>
          <w:fldChar w:fldCharType="separate"/>
        </w:r>
        <w:r>
          <w:rPr>
            <w:noProof/>
          </w:rPr>
          <w:t>31</w:t>
        </w:r>
        <w:r>
          <w:rPr>
            <w:noProof/>
          </w:rPr>
          <w:fldChar w:fldCharType="end"/>
        </w:r>
      </w:hyperlink>
    </w:p>
    <w:p w14:paraId="00000861" w14:textId="5F1B4801" w:rsidR="00E8785A" w:rsidRDefault="00E8785A" w:rsidP="00E435D2">
      <w:pPr>
        <w:pStyle w:val="Sumrio3"/>
        <w:spacing w:line="360" w:lineRule="auto"/>
        <w:rPr>
          <w:rFonts w:asciiTheme="minorHAnsi" w:eastAsiaTheme="minorEastAsia" w:hAnsiTheme="minorHAnsi" w:cstheme="minorBidi"/>
          <w:b w:val="0"/>
          <w:noProof/>
          <w:lang w:eastAsia="pt-BR"/>
        </w:rPr>
      </w:pPr>
      <w:hyperlink w:anchor="_Toc485751672" w:history="1">
        <w:r w:rsidRPr="00973BFF">
          <w:rPr>
            <w:rStyle w:val="Hyperlink"/>
            <w:noProof/>
          </w:rPr>
          <w:t>2.4.1</w:t>
        </w:r>
        <w:r>
          <w:rPr>
            <w:rFonts w:asciiTheme="minorHAnsi" w:eastAsiaTheme="minorEastAsia" w:hAnsiTheme="minorHAnsi" w:cstheme="minorBidi"/>
            <w:b w:val="0"/>
            <w:noProof/>
            <w:lang w:eastAsia="pt-BR"/>
          </w:rPr>
          <w:tab/>
        </w:r>
        <w:r w:rsidRPr="00973BFF">
          <w:rPr>
            <w:rStyle w:val="Hyperlink"/>
            <w:noProof/>
          </w:rPr>
          <w:t>Objetos de Fluxo</w:t>
        </w:r>
        <w:r>
          <w:rPr>
            <w:noProof/>
          </w:rPr>
          <w:tab/>
        </w:r>
        <w:r>
          <w:rPr>
            <w:noProof/>
          </w:rPr>
          <w:fldChar w:fldCharType="begin"/>
        </w:r>
        <w:r>
          <w:rPr>
            <w:noProof/>
          </w:rPr>
          <w:instrText xml:space="preserve"> PAGEREF _Toc485751672 \h </w:instrText>
        </w:r>
        <w:r>
          <w:rPr>
            <w:noProof/>
          </w:rPr>
        </w:r>
        <w:r>
          <w:rPr>
            <w:noProof/>
          </w:rPr>
          <w:fldChar w:fldCharType="separate"/>
        </w:r>
        <w:r>
          <w:rPr>
            <w:noProof/>
          </w:rPr>
          <w:t>32</w:t>
        </w:r>
        <w:r>
          <w:rPr>
            <w:noProof/>
          </w:rPr>
          <w:fldChar w:fldCharType="end"/>
        </w:r>
      </w:hyperlink>
    </w:p>
    <w:p w14:paraId="1C4E2757" w14:textId="71CA6363" w:rsidR="00E8785A" w:rsidRDefault="00E8785A" w:rsidP="00E435D2">
      <w:pPr>
        <w:pStyle w:val="Sumrio4"/>
        <w:tabs>
          <w:tab w:val="left" w:pos="825"/>
          <w:tab w:val="right" w:leader="dot" w:pos="9060"/>
        </w:tabs>
        <w:spacing w:line="360" w:lineRule="auto"/>
        <w:rPr>
          <w:rFonts w:asciiTheme="minorHAnsi" w:eastAsiaTheme="minorEastAsia" w:hAnsiTheme="minorHAnsi" w:cstheme="minorBidi"/>
          <w:noProof/>
          <w:lang w:eastAsia="pt-BR"/>
        </w:rPr>
      </w:pPr>
      <w:hyperlink w:anchor="_Toc485751673" w:history="1">
        <w:r w:rsidRPr="00973BFF">
          <w:rPr>
            <w:rStyle w:val="Hyperlink"/>
            <w:noProof/>
          </w:rPr>
          <w:t>2.4.1.1</w:t>
        </w:r>
        <w:r>
          <w:rPr>
            <w:rFonts w:asciiTheme="minorHAnsi" w:eastAsiaTheme="minorEastAsia" w:hAnsiTheme="minorHAnsi" w:cstheme="minorBidi"/>
            <w:noProof/>
            <w:lang w:eastAsia="pt-BR"/>
          </w:rPr>
          <w:tab/>
        </w:r>
        <w:r w:rsidRPr="00973BFF">
          <w:rPr>
            <w:rStyle w:val="Hyperlink"/>
            <w:noProof/>
          </w:rPr>
          <w:t>Evento</w:t>
        </w:r>
        <w:r>
          <w:rPr>
            <w:noProof/>
          </w:rPr>
          <w:tab/>
        </w:r>
        <w:r>
          <w:rPr>
            <w:noProof/>
          </w:rPr>
          <w:fldChar w:fldCharType="begin"/>
        </w:r>
        <w:r>
          <w:rPr>
            <w:noProof/>
          </w:rPr>
          <w:instrText xml:space="preserve"> PAGEREF _Toc485751673 \h </w:instrText>
        </w:r>
        <w:r>
          <w:rPr>
            <w:noProof/>
          </w:rPr>
        </w:r>
        <w:r>
          <w:rPr>
            <w:noProof/>
          </w:rPr>
          <w:fldChar w:fldCharType="separate"/>
        </w:r>
        <w:r>
          <w:rPr>
            <w:noProof/>
          </w:rPr>
          <w:t>32</w:t>
        </w:r>
        <w:r>
          <w:rPr>
            <w:noProof/>
          </w:rPr>
          <w:fldChar w:fldCharType="end"/>
        </w:r>
      </w:hyperlink>
    </w:p>
    <w:p w14:paraId="7D47EDA0" w14:textId="4D4311FB" w:rsidR="00E8785A" w:rsidRDefault="00E8785A" w:rsidP="00E435D2">
      <w:pPr>
        <w:pStyle w:val="Sumrio4"/>
        <w:tabs>
          <w:tab w:val="left" w:pos="825"/>
          <w:tab w:val="right" w:leader="dot" w:pos="9060"/>
        </w:tabs>
        <w:spacing w:line="360" w:lineRule="auto"/>
        <w:rPr>
          <w:rFonts w:asciiTheme="minorHAnsi" w:eastAsiaTheme="minorEastAsia" w:hAnsiTheme="minorHAnsi" w:cstheme="minorBidi"/>
          <w:noProof/>
          <w:lang w:eastAsia="pt-BR"/>
        </w:rPr>
      </w:pPr>
      <w:hyperlink w:anchor="_Toc485751674" w:history="1">
        <w:r w:rsidRPr="00973BFF">
          <w:rPr>
            <w:rStyle w:val="Hyperlink"/>
            <w:noProof/>
          </w:rPr>
          <w:t>2.4.1.2</w:t>
        </w:r>
        <w:r>
          <w:rPr>
            <w:rFonts w:asciiTheme="minorHAnsi" w:eastAsiaTheme="minorEastAsia" w:hAnsiTheme="minorHAnsi" w:cstheme="minorBidi"/>
            <w:noProof/>
            <w:lang w:eastAsia="pt-BR"/>
          </w:rPr>
          <w:tab/>
        </w:r>
        <w:r w:rsidRPr="00973BFF">
          <w:rPr>
            <w:rStyle w:val="Hyperlink"/>
            <w:noProof/>
          </w:rPr>
          <w:t>Atividade</w:t>
        </w:r>
        <w:r>
          <w:rPr>
            <w:noProof/>
          </w:rPr>
          <w:tab/>
        </w:r>
        <w:r>
          <w:rPr>
            <w:noProof/>
          </w:rPr>
          <w:fldChar w:fldCharType="begin"/>
        </w:r>
        <w:r>
          <w:rPr>
            <w:noProof/>
          </w:rPr>
          <w:instrText xml:space="preserve"> PAGEREF _Toc485751674 \h </w:instrText>
        </w:r>
        <w:r>
          <w:rPr>
            <w:noProof/>
          </w:rPr>
        </w:r>
        <w:r>
          <w:rPr>
            <w:noProof/>
          </w:rPr>
          <w:fldChar w:fldCharType="separate"/>
        </w:r>
        <w:r>
          <w:rPr>
            <w:noProof/>
          </w:rPr>
          <w:t>32</w:t>
        </w:r>
        <w:r>
          <w:rPr>
            <w:noProof/>
          </w:rPr>
          <w:fldChar w:fldCharType="end"/>
        </w:r>
      </w:hyperlink>
    </w:p>
    <w:p w14:paraId="4B740384" w14:textId="3A662339" w:rsidR="00E8785A" w:rsidRDefault="00E8785A" w:rsidP="00E435D2">
      <w:pPr>
        <w:pStyle w:val="Sumrio4"/>
        <w:tabs>
          <w:tab w:val="left" w:pos="825"/>
          <w:tab w:val="right" w:leader="dot" w:pos="9060"/>
        </w:tabs>
        <w:spacing w:line="360" w:lineRule="auto"/>
        <w:rPr>
          <w:rFonts w:asciiTheme="minorHAnsi" w:eastAsiaTheme="minorEastAsia" w:hAnsiTheme="minorHAnsi" w:cstheme="minorBidi"/>
          <w:noProof/>
          <w:lang w:eastAsia="pt-BR"/>
        </w:rPr>
      </w:pPr>
      <w:hyperlink w:anchor="_Toc485751675" w:history="1">
        <w:r w:rsidRPr="00973BFF">
          <w:rPr>
            <w:rStyle w:val="Hyperlink"/>
            <w:noProof/>
          </w:rPr>
          <w:t>2.4.1.3</w:t>
        </w:r>
        <w:r>
          <w:rPr>
            <w:rFonts w:asciiTheme="minorHAnsi" w:eastAsiaTheme="minorEastAsia" w:hAnsiTheme="minorHAnsi" w:cstheme="minorBidi"/>
            <w:noProof/>
            <w:lang w:eastAsia="pt-BR"/>
          </w:rPr>
          <w:tab/>
        </w:r>
        <w:r w:rsidRPr="00973BFF">
          <w:rPr>
            <w:rStyle w:val="Hyperlink"/>
            <w:noProof/>
          </w:rPr>
          <w:t>Comporta de Caminho</w:t>
        </w:r>
        <w:r>
          <w:rPr>
            <w:noProof/>
          </w:rPr>
          <w:tab/>
        </w:r>
        <w:r>
          <w:rPr>
            <w:noProof/>
          </w:rPr>
          <w:fldChar w:fldCharType="begin"/>
        </w:r>
        <w:r>
          <w:rPr>
            <w:noProof/>
          </w:rPr>
          <w:instrText xml:space="preserve"> PAGEREF _Toc485751675 \h </w:instrText>
        </w:r>
        <w:r>
          <w:rPr>
            <w:noProof/>
          </w:rPr>
        </w:r>
        <w:r>
          <w:rPr>
            <w:noProof/>
          </w:rPr>
          <w:fldChar w:fldCharType="separate"/>
        </w:r>
        <w:r>
          <w:rPr>
            <w:noProof/>
          </w:rPr>
          <w:t>34</w:t>
        </w:r>
        <w:r>
          <w:rPr>
            <w:noProof/>
          </w:rPr>
          <w:fldChar w:fldCharType="end"/>
        </w:r>
      </w:hyperlink>
    </w:p>
    <w:p w14:paraId="3CB7CA7A" w14:textId="72D333EC" w:rsidR="00E8785A" w:rsidRDefault="00E8785A" w:rsidP="00E435D2">
      <w:pPr>
        <w:pStyle w:val="Sumrio3"/>
        <w:spacing w:line="360" w:lineRule="auto"/>
        <w:rPr>
          <w:rFonts w:asciiTheme="minorHAnsi" w:eastAsiaTheme="minorEastAsia" w:hAnsiTheme="minorHAnsi" w:cstheme="minorBidi"/>
          <w:b w:val="0"/>
          <w:noProof/>
          <w:lang w:eastAsia="pt-BR"/>
        </w:rPr>
      </w:pPr>
      <w:hyperlink w:anchor="_Toc485751676" w:history="1">
        <w:r w:rsidRPr="00973BFF">
          <w:rPr>
            <w:rStyle w:val="Hyperlink"/>
            <w:noProof/>
          </w:rPr>
          <w:t>2.4.2</w:t>
        </w:r>
        <w:r>
          <w:rPr>
            <w:rFonts w:asciiTheme="minorHAnsi" w:eastAsiaTheme="minorEastAsia" w:hAnsiTheme="minorHAnsi" w:cstheme="minorBidi"/>
            <w:b w:val="0"/>
            <w:noProof/>
            <w:lang w:eastAsia="pt-BR"/>
          </w:rPr>
          <w:tab/>
        </w:r>
        <w:r w:rsidRPr="00973BFF">
          <w:rPr>
            <w:rStyle w:val="Hyperlink"/>
            <w:noProof/>
          </w:rPr>
          <w:t>Dados</w:t>
        </w:r>
        <w:r>
          <w:rPr>
            <w:noProof/>
          </w:rPr>
          <w:tab/>
        </w:r>
        <w:r>
          <w:rPr>
            <w:noProof/>
          </w:rPr>
          <w:fldChar w:fldCharType="begin"/>
        </w:r>
        <w:r>
          <w:rPr>
            <w:noProof/>
          </w:rPr>
          <w:instrText xml:space="preserve"> PAGEREF _Toc485751676 \h </w:instrText>
        </w:r>
        <w:r>
          <w:rPr>
            <w:noProof/>
          </w:rPr>
        </w:r>
        <w:r>
          <w:rPr>
            <w:noProof/>
          </w:rPr>
          <w:fldChar w:fldCharType="separate"/>
        </w:r>
        <w:r>
          <w:rPr>
            <w:noProof/>
          </w:rPr>
          <w:t>34</w:t>
        </w:r>
        <w:r>
          <w:rPr>
            <w:noProof/>
          </w:rPr>
          <w:fldChar w:fldCharType="end"/>
        </w:r>
      </w:hyperlink>
    </w:p>
    <w:p w14:paraId="71DF76E5" w14:textId="7B2D5F22" w:rsidR="00E8785A" w:rsidRDefault="00E8785A" w:rsidP="00E435D2">
      <w:pPr>
        <w:pStyle w:val="Sumrio4"/>
        <w:tabs>
          <w:tab w:val="left" w:pos="825"/>
          <w:tab w:val="right" w:leader="dot" w:pos="9060"/>
        </w:tabs>
        <w:spacing w:line="360" w:lineRule="auto"/>
        <w:rPr>
          <w:rFonts w:asciiTheme="minorHAnsi" w:eastAsiaTheme="minorEastAsia" w:hAnsiTheme="minorHAnsi" w:cstheme="minorBidi"/>
          <w:noProof/>
          <w:lang w:eastAsia="pt-BR"/>
        </w:rPr>
      </w:pPr>
      <w:hyperlink w:anchor="_Toc485751677" w:history="1">
        <w:r w:rsidRPr="00973BFF">
          <w:rPr>
            <w:rStyle w:val="Hyperlink"/>
            <w:noProof/>
          </w:rPr>
          <w:t>2.4.2.1</w:t>
        </w:r>
        <w:r>
          <w:rPr>
            <w:rFonts w:asciiTheme="minorHAnsi" w:eastAsiaTheme="minorEastAsia" w:hAnsiTheme="minorHAnsi" w:cstheme="minorBidi"/>
            <w:noProof/>
            <w:lang w:eastAsia="pt-BR"/>
          </w:rPr>
          <w:tab/>
        </w:r>
        <w:r w:rsidRPr="00973BFF">
          <w:rPr>
            <w:rStyle w:val="Hyperlink"/>
            <w:noProof/>
          </w:rPr>
          <w:t>Objeto de Dados</w:t>
        </w:r>
        <w:r>
          <w:rPr>
            <w:noProof/>
          </w:rPr>
          <w:tab/>
        </w:r>
        <w:r>
          <w:rPr>
            <w:noProof/>
          </w:rPr>
          <w:fldChar w:fldCharType="begin"/>
        </w:r>
        <w:r>
          <w:rPr>
            <w:noProof/>
          </w:rPr>
          <w:instrText xml:space="preserve"> PAGEREF _Toc485751677 \h </w:instrText>
        </w:r>
        <w:r>
          <w:rPr>
            <w:noProof/>
          </w:rPr>
        </w:r>
        <w:r>
          <w:rPr>
            <w:noProof/>
          </w:rPr>
          <w:fldChar w:fldCharType="separate"/>
        </w:r>
        <w:r>
          <w:rPr>
            <w:noProof/>
          </w:rPr>
          <w:t>34</w:t>
        </w:r>
        <w:r>
          <w:rPr>
            <w:noProof/>
          </w:rPr>
          <w:fldChar w:fldCharType="end"/>
        </w:r>
      </w:hyperlink>
    </w:p>
    <w:p w14:paraId="24E12176" w14:textId="4E104D2D" w:rsidR="00E8785A" w:rsidRDefault="00E8785A" w:rsidP="00E435D2">
      <w:pPr>
        <w:pStyle w:val="Sumrio4"/>
        <w:tabs>
          <w:tab w:val="left" w:pos="825"/>
          <w:tab w:val="right" w:leader="dot" w:pos="9060"/>
        </w:tabs>
        <w:spacing w:line="360" w:lineRule="auto"/>
        <w:rPr>
          <w:rFonts w:asciiTheme="minorHAnsi" w:eastAsiaTheme="minorEastAsia" w:hAnsiTheme="minorHAnsi" w:cstheme="minorBidi"/>
          <w:noProof/>
          <w:lang w:eastAsia="pt-BR"/>
        </w:rPr>
      </w:pPr>
      <w:hyperlink w:anchor="_Toc485751678" w:history="1">
        <w:r w:rsidRPr="00973BFF">
          <w:rPr>
            <w:rStyle w:val="Hyperlink"/>
            <w:noProof/>
          </w:rPr>
          <w:t>2.4.2.2</w:t>
        </w:r>
        <w:r>
          <w:rPr>
            <w:rFonts w:asciiTheme="minorHAnsi" w:eastAsiaTheme="minorEastAsia" w:hAnsiTheme="minorHAnsi" w:cstheme="minorBidi"/>
            <w:noProof/>
            <w:lang w:eastAsia="pt-BR"/>
          </w:rPr>
          <w:tab/>
        </w:r>
        <w:r w:rsidRPr="00973BFF">
          <w:rPr>
            <w:rStyle w:val="Hyperlink"/>
            <w:noProof/>
          </w:rPr>
          <w:t>Entrada de Dados</w:t>
        </w:r>
        <w:r>
          <w:rPr>
            <w:noProof/>
          </w:rPr>
          <w:tab/>
        </w:r>
        <w:r>
          <w:rPr>
            <w:noProof/>
          </w:rPr>
          <w:fldChar w:fldCharType="begin"/>
        </w:r>
        <w:r>
          <w:rPr>
            <w:noProof/>
          </w:rPr>
          <w:instrText xml:space="preserve"> PAGEREF _Toc485751678 \h </w:instrText>
        </w:r>
        <w:r>
          <w:rPr>
            <w:noProof/>
          </w:rPr>
        </w:r>
        <w:r>
          <w:rPr>
            <w:noProof/>
          </w:rPr>
          <w:fldChar w:fldCharType="separate"/>
        </w:r>
        <w:r>
          <w:rPr>
            <w:noProof/>
          </w:rPr>
          <w:t>35</w:t>
        </w:r>
        <w:r>
          <w:rPr>
            <w:noProof/>
          </w:rPr>
          <w:fldChar w:fldCharType="end"/>
        </w:r>
      </w:hyperlink>
    </w:p>
    <w:p w14:paraId="6BCD5F7E" w14:textId="71F59451" w:rsidR="00E8785A" w:rsidRDefault="00E8785A" w:rsidP="00E435D2">
      <w:pPr>
        <w:pStyle w:val="Sumrio4"/>
        <w:tabs>
          <w:tab w:val="left" w:pos="825"/>
          <w:tab w:val="right" w:leader="dot" w:pos="9060"/>
        </w:tabs>
        <w:spacing w:line="360" w:lineRule="auto"/>
        <w:rPr>
          <w:rFonts w:asciiTheme="minorHAnsi" w:eastAsiaTheme="minorEastAsia" w:hAnsiTheme="minorHAnsi" w:cstheme="minorBidi"/>
          <w:noProof/>
          <w:lang w:eastAsia="pt-BR"/>
        </w:rPr>
      </w:pPr>
      <w:hyperlink w:anchor="_Toc485751679" w:history="1">
        <w:r w:rsidRPr="00973BFF">
          <w:rPr>
            <w:rStyle w:val="Hyperlink"/>
            <w:noProof/>
          </w:rPr>
          <w:t>2.4.2.3</w:t>
        </w:r>
        <w:r>
          <w:rPr>
            <w:rFonts w:asciiTheme="minorHAnsi" w:eastAsiaTheme="minorEastAsia" w:hAnsiTheme="minorHAnsi" w:cstheme="minorBidi"/>
            <w:noProof/>
            <w:lang w:eastAsia="pt-BR"/>
          </w:rPr>
          <w:tab/>
        </w:r>
        <w:r w:rsidRPr="00973BFF">
          <w:rPr>
            <w:rStyle w:val="Hyperlink"/>
            <w:noProof/>
          </w:rPr>
          <w:t>Saída de Dados</w:t>
        </w:r>
        <w:r>
          <w:rPr>
            <w:noProof/>
          </w:rPr>
          <w:tab/>
        </w:r>
        <w:r>
          <w:rPr>
            <w:noProof/>
          </w:rPr>
          <w:fldChar w:fldCharType="begin"/>
        </w:r>
        <w:r>
          <w:rPr>
            <w:noProof/>
          </w:rPr>
          <w:instrText xml:space="preserve"> PAGEREF _Toc485751679 \h </w:instrText>
        </w:r>
        <w:r>
          <w:rPr>
            <w:noProof/>
          </w:rPr>
        </w:r>
        <w:r>
          <w:rPr>
            <w:noProof/>
          </w:rPr>
          <w:fldChar w:fldCharType="separate"/>
        </w:r>
        <w:r>
          <w:rPr>
            <w:noProof/>
          </w:rPr>
          <w:t>35</w:t>
        </w:r>
        <w:r>
          <w:rPr>
            <w:noProof/>
          </w:rPr>
          <w:fldChar w:fldCharType="end"/>
        </w:r>
      </w:hyperlink>
    </w:p>
    <w:p w14:paraId="40D54462" w14:textId="7BF0412D" w:rsidR="00E8785A" w:rsidRDefault="00E8785A" w:rsidP="00E435D2">
      <w:pPr>
        <w:pStyle w:val="Sumrio4"/>
        <w:tabs>
          <w:tab w:val="left" w:pos="825"/>
          <w:tab w:val="right" w:leader="dot" w:pos="9060"/>
        </w:tabs>
        <w:spacing w:line="360" w:lineRule="auto"/>
        <w:rPr>
          <w:rFonts w:asciiTheme="minorHAnsi" w:eastAsiaTheme="minorEastAsia" w:hAnsiTheme="minorHAnsi" w:cstheme="minorBidi"/>
          <w:noProof/>
          <w:lang w:eastAsia="pt-BR"/>
        </w:rPr>
      </w:pPr>
      <w:hyperlink w:anchor="_Toc485751680" w:history="1">
        <w:r w:rsidRPr="00973BFF">
          <w:rPr>
            <w:rStyle w:val="Hyperlink"/>
            <w:noProof/>
          </w:rPr>
          <w:t>2.4.2.4</w:t>
        </w:r>
        <w:r>
          <w:rPr>
            <w:rFonts w:asciiTheme="minorHAnsi" w:eastAsiaTheme="minorEastAsia" w:hAnsiTheme="minorHAnsi" w:cstheme="minorBidi"/>
            <w:noProof/>
            <w:lang w:eastAsia="pt-BR"/>
          </w:rPr>
          <w:tab/>
        </w:r>
        <w:r w:rsidRPr="00973BFF">
          <w:rPr>
            <w:rStyle w:val="Hyperlink"/>
            <w:noProof/>
          </w:rPr>
          <w:t>Armazenamento de Dados</w:t>
        </w:r>
        <w:r>
          <w:rPr>
            <w:noProof/>
          </w:rPr>
          <w:tab/>
        </w:r>
        <w:r>
          <w:rPr>
            <w:noProof/>
          </w:rPr>
          <w:fldChar w:fldCharType="begin"/>
        </w:r>
        <w:r>
          <w:rPr>
            <w:noProof/>
          </w:rPr>
          <w:instrText xml:space="preserve"> PAGEREF _Toc485751680 \h </w:instrText>
        </w:r>
        <w:r>
          <w:rPr>
            <w:noProof/>
          </w:rPr>
        </w:r>
        <w:r>
          <w:rPr>
            <w:noProof/>
          </w:rPr>
          <w:fldChar w:fldCharType="separate"/>
        </w:r>
        <w:r>
          <w:rPr>
            <w:noProof/>
          </w:rPr>
          <w:t>36</w:t>
        </w:r>
        <w:r>
          <w:rPr>
            <w:noProof/>
          </w:rPr>
          <w:fldChar w:fldCharType="end"/>
        </w:r>
      </w:hyperlink>
    </w:p>
    <w:p w14:paraId="50AD34C0" w14:textId="33218AFD" w:rsidR="00E8785A" w:rsidRDefault="00E8785A" w:rsidP="00E435D2">
      <w:pPr>
        <w:pStyle w:val="Sumrio3"/>
        <w:spacing w:line="360" w:lineRule="auto"/>
        <w:rPr>
          <w:rFonts w:asciiTheme="minorHAnsi" w:eastAsiaTheme="minorEastAsia" w:hAnsiTheme="minorHAnsi" w:cstheme="minorBidi"/>
          <w:b w:val="0"/>
          <w:noProof/>
          <w:lang w:eastAsia="pt-BR"/>
        </w:rPr>
      </w:pPr>
      <w:hyperlink w:anchor="_Toc485751681" w:history="1">
        <w:r w:rsidRPr="00973BFF">
          <w:rPr>
            <w:rStyle w:val="Hyperlink"/>
            <w:noProof/>
          </w:rPr>
          <w:t>2.4.3</w:t>
        </w:r>
        <w:r>
          <w:rPr>
            <w:rFonts w:asciiTheme="minorHAnsi" w:eastAsiaTheme="minorEastAsia" w:hAnsiTheme="minorHAnsi" w:cstheme="minorBidi"/>
            <w:b w:val="0"/>
            <w:noProof/>
            <w:lang w:eastAsia="pt-BR"/>
          </w:rPr>
          <w:tab/>
        </w:r>
        <w:r w:rsidRPr="00973BFF">
          <w:rPr>
            <w:rStyle w:val="Hyperlink"/>
            <w:noProof/>
          </w:rPr>
          <w:t>Objetos de Conexão</w:t>
        </w:r>
        <w:r>
          <w:rPr>
            <w:noProof/>
          </w:rPr>
          <w:tab/>
        </w:r>
        <w:r>
          <w:rPr>
            <w:noProof/>
          </w:rPr>
          <w:fldChar w:fldCharType="begin"/>
        </w:r>
        <w:r>
          <w:rPr>
            <w:noProof/>
          </w:rPr>
          <w:instrText xml:space="preserve"> PAGEREF _Toc485751681 \h </w:instrText>
        </w:r>
        <w:r>
          <w:rPr>
            <w:noProof/>
          </w:rPr>
        </w:r>
        <w:r>
          <w:rPr>
            <w:noProof/>
          </w:rPr>
          <w:fldChar w:fldCharType="separate"/>
        </w:r>
        <w:r>
          <w:rPr>
            <w:noProof/>
          </w:rPr>
          <w:t>36</w:t>
        </w:r>
        <w:r>
          <w:rPr>
            <w:noProof/>
          </w:rPr>
          <w:fldChar w:fldCharType="end"/>
        </w:r>
      </w:hyperlink>
    </w:p>
    <w:p w14:paraId="1FCD78BA" w14:textId="2F68D3AB" w:rsidR="00E8785A" w:rsidRDefault="00E8785A" w:rsidP="00E435D2">
      <w:pPr>
        <w:pStyle w:val="Sumrio4"/>
        <w:tabs>
          <w:tab w:val="left" w:pos="825"/>
          <w:tab w:val="right" w:leader="dot" w:pos="9060"/>
        </w:tabs>
        <w:spacing w:line="360" w:lineRule="auto"/>
        <w:rPr>
          <w:rFonts w:asciiTheme="minorHAnsi" w:eastAsiaTheme="minorEastAsia" w:hAnsiTheme="minorHAnsi" w:cstheme="minorBidi"/>
          <w:noProof/>
          <w:lang w:eastAsia="pt-BR"/>
        </w:rPr>
      </w:pPr>
      <w:hyperlink w:anchor="_Toc485751682" w:history="1">
        <w:r w:rsidRPr="00973BFF">
          <w:rPr>
            <w:rStyle w:val="Hyperlink"/>
            <w:noProof/>
          </w:rPr>
          <w:t>2.4.3.1</w:t>
        </w:r>
        <w:r>
          <w:rPr>
            <w:rFonts w:asciiTheme="minorHAnsi" w:eastAsiaTheme="minorEastAsia" w:hAnsiTheme="minorHAnsi" w:cstheme="minorBidi"/>
            <w:noProof/>
            <w:lang w:eastAsia="pt-BR"/>
          </w:rPr>
          <w:tab/>
        </w:r>
        <w:r w:rsidRPr="00973BFF">
          <w:rPr>
            <w:rStyle w:val="Hyperlink"/>
            <w:noProof/>
          </w:rPr>
          <w:t>Fluxo de Sequência</w:t>
        </w:r>
        <w:r>
          <w:rPr>
            <w:noProof/>
          </w:rPr>
          <w:tab/>
        </w:r>
        <w:r>
          <w:rPr>
            <w:noProof/>
          </w:rPr>
          <w:fldChar w:fldCharType="begin"/>
        </w:r>
        <w:r>
          <w:rPr>
            <w:noProof/>
          </w:rPr>
          <w:instrText xml:space="preserve"> PAGEREF _Toc485751682 \h </w:instrText>
        </w:r>
        <w:r>
          <w:rPr>
            <w:noProof/>
          </w:rPr>
        </w:r>
        <w:r>
          <w:rPr>
            <w:noProof/>
          </w:rPr>
          <w:fldChar w:fldCharType="separate"/>
        </w:r>
        <w:r>
          <w:rPr>
            <w:noProof/>
          </w:rPr>
          <w:t>37</w:t>
        </w:r>
        <w:r>
          <w:rPr>
            <w:noProof/>
          </w:rPr>
          <w:fldChar w:fldCharType="end"/>
        </w:r>
      </w:hyperlink>
    </w:p>
    <w:p w14:paraId="289D3C48" w14:textId="16B79340" w:rsidR="00E8785A" w:rsidRDefault="00E8785A" w:rsidP="00E435D2">
      <w:pPr>
        <w:pStyle w:val="Sumrio4"/>
        <w:tabs>
          <w:tab w:val="left" w:pos="825"/>
          <w:tab w:val="right" w:leader="dot" w:pos="9060"/>
        </w:tabs>
        <w:spacing w:line="360" w:lineRule="auto"/>
        <w:rPr>
          <w:rFonts w:asciiTheme="minorHAnsi" w:eastAsiaTheme="minorEastAsia" w:hAnsiTheme="minorHAnsi" w:cstheme="minorBidi"/>
          <w:noProof/>
          <w:lang w:eastAsia="pt-BR"/>
        </w:rPr>
      </w:pPr>
      <w:hyperlink w:anchor="_Toc485751683" w:history="1">
        <w:r w:rsidRPr="00973BFF">
          <w:rPr>
            <w:rStyle w:val="Hyperlink"/>
            <w:noProof/>
          </w:rPr>
          <w:t>2.4.3.2</w:t>
        </w:r>
        <w:r>
          <w:rPr>
            <w:rFonts w:asciiTheme="minorHAnsi" w:eastAsiaTheme="minorEastAsia" w:hAnsiTheme="minorHAnsi" w:cstheme="minorBidi"/>
            <w:noProof/>
            <w:lang w:eastAsia="pt-BR"/>
          </w:rPr>
          <w:tab/>
        </w:r>
        <w:r w:rsidRPr="00973BFF">
          <w:rPr>
            <w:rStyle w:val="Hyperlink"/>
            <w:noProof/>
          </w:rPr>
          <w:t>Fluxo de Mensagem</w:t>
        </w:r>
        <w:r>
          <w:rPr>
            <w:noProof/>
          </w:rPr>
          <w:tab/>
        </w:r>
        <w:r>
          <w:rPr>
            <w:noProof/>
          </w:rPr>
          <w:fldChar w:fldCharType="begin"/>
        </w:r>
        <w:r>
          <w:rPr>
            <w:noProof/>
          </w:rPr>
          <w:instrText xml:space="preserve"> PAGEREF _Toc485751683 \h </w:instrText>
        </w:r>
        <w:r>
          <w:rPr>
            <w:noProof/>
          </w:rPr>
        </w:r>
        <w:r>
          <w:rPr>
            <w:noProof/>
          </w:rPr>
          <w:fldChar w:fldCharType="separate"/>
        </w:r>
        <w:r>
          <w:rPr>
            <w:noProof/>
          </w:rPr>
          <w:t>37</w:t>
        </w:r>
        <w:r>
          <w:rPr>
            <w:noProof/>
          </w:rPr>
          <w:fldChar w:fldCharType="end"/>
        </w:r>
      </w:hyperlink>
    </w:p>
    <w:p w14:paraId="331E5F4A" w14:textId="37E1D39D" w:rsidR="00E8785A" w:rsidRDefault="00E8785A" w:rsidP="00E435D2">
      <w:pPr>
        <w:pStyle w:val="Sumrio4"/>
        <w:tabs>
          <w:tab w:val="left" w:pos="825"/>
          <w:tab w:val="right" w:leader="dot" w:pos="9060"/>
        </w:tabs>
        <w:spacing w:line="360" w:lineRule="auto"/>
        <w:rPr>
          <w:rFonts w:asciiTheme="minorHAnsi" w:eastAsiaTheme="minorEastAsia" w:hAnsiTheme="minorHAnsi" w:cstheme="minorBidi"/>
          <w:noProof/>
          <w:lang w:eastAsia="pt-BR"/>
        </w:rPr>
      </w:pPr>
      <w:hyperlink w:anchor="_Toc485751684" w:history="1">
        <w:r w:rsidRPr="00973BFF">
          <w:rPr>
            <w:rStyle w:val="Hyperlink"/>
            <w:noProof/>
          </w:rPr>
          <w:t>2.4.3.3</w:t>
        </w:r>
        <w:r>
          <w:rPr>
            <w:rFonts w:asciiTheme="minorHAnsi" w:eastAsiaTheme="minorEastAsia" w:hAnsiTheme="minorHAnsi" w:cstheme="minorBidi"/>
            <w:noProof/>
            <w:lang w:eastAsia="pt-BR"/>
          </w:rPr>
          <w:tab/>
        </w:r>
        <w:r w:rsidRPr="00973BFF">
          <w:rPr>
            <w:rStyle w:val="Hyperlink"/>
            <w:noProof/>
          </w:rPr>
          <w:t>Associação</w:t>
        </w:r>
        <w:r>
          <w:rPr>
            <w:noProof/>
          </w:rPr>
          <w:tab/>
        </w:r>
        <w:r>
          <w:rPr>
            <w:noProof/>
          </w:rPr>
          <w:fldChar w:fldCharType="begin"/>
        </w:r>
        <w:r>
          <w:rPr>
            <w:noProof/>
          </w:rPr>
          <w:instrText xml:space="preserve"> PAGEREF _Toc485751684 \h </w:instrText>
        </w:r>
        <w:r>
          <w:rPr>
            <w:noProof/>
          </w:rPr>
        </w:r>
        <w:r>
          <w:rPr>
            <w:noProof/>
          </w:rPr>
          <w:fldChar w:fldCharType="separate"/>
        </w:r>
        <w:r>
          <w:rPr>
            <w:noProof/>
          </w:rPr>
          <w:t>38</w:t>
        </w:r>
        <w:r>
          <w:rPr>
            <w:noProof/>
          </w:rPr>
          <w:fldChar w:fldCharType="end"/>
        </w:r>
      </w:hyperlink>
    </w:p>
    <w:p w14:paraId="2F3A5826" w14:textId="59D2C04F" w:rsidR="00E8785A" w:rsidRDefault="00E8785A" w:rsidP="00E435D2">
      <w:pPr>
        <w:pStyle w:val="Sumrio4"/>
        <w:tabs>
          <w:tab w:val="left" w:pos="825"/>
          <w:tab w:val="right" w:leader="dot" w:pos="9060"/>
        </w:tabs>
        <w:spacing w:line="360" w:lineRule="auto"/>
        <w:rPr>
          <w:rFonts w:asciiTheme="minorHAnsi" w:eastAsiaTheme="minorEastAsia" w:hAnsiTheme="minorHAnsi" w:cstheme="minorBidi"/>
          <w:noProof/>
          <w:lang w:eastAsia="pt-BR"/>
        </w:rPr>
      </w:pPr>
      <w:hyperlink w:anchor="_Toc485751685" w:history="1">
        <w:r w:rsidRPr="00973BFF">
          <w:rPr>
            <w:rStyle w:val="Hyperlink"/>
            <w:noProof/>
          </w:rPr>
          <w:t>2.4.3.4</w:t>
        </w:r>
        <w:r>
          <w:rPr>
            <w:rFonts w:asciiTheme="minorHAnsi" w:eastAsiaTheme="minorEastAsia" w:hAnsiTheme="minorHAnsi" w:cstheme="minorBidi"/>
            <w:noProof/>
            <w:lang w:eastAsia="pt-BR"/>
          </w:rPr>
          <w:tab/>
        </w:r>
        <w:r w:rsidRPr="00973BFF">
          <w:rPr>
            <w:rStyle w:val="Hyperlink"/>
            <w:noProof/>
          </w:rPr>
          <w:t>Associação de Dados</w:t>
        </w:r>
        <w:r>
          <w:rPr>
            <w:noProof/>
          </w:rPr>
          <w:tab/>
        </w:r>
        <w:r>
          <w:rPr>
            <w:noProof/>
          </w:rPr>
          <w:fldChar w:fldCharType="begin"/>
        </w:r>
        <w:r>
          <w:rPr>
            <w:noProof/>
          </w:rPr>
          <w:instrText xml:space="preserve"> PAGEREF _Toc485751685 \h </w:instrText>
        </w:r>
        <w:r>
          <w:rPr>
            <w:noProof/>
          </w:rPr>
        </w:r>
        <w:r>
          <w:rPr>
            <w:noProof/>
          </w:rPr>
          <w:fldChar w:fldCharType="separate"/>
        </w:r>
        <w:r>
          <w:rPr>
            <w:noProof/>
          </w:rPr>
          <w:t>38</w:t>
        </w:r>
        <w:r>
          <w:rPr>
            <w:noProof/>
          </w:rPr>
          <w:fldChar w:fldCharType="end"/>
        </w:r>
      </w:hyperlink>
    </w:p>
    <w:p w14:paraId="6C548178" w14:textId="2E54E0F6" w:rsidR="00E8785A" w:rsidRDefault="00E8785A" w:rsidP="00E435D2">
      <w:pPr>
        <w:pStyle w:val="Sumrio3"/>
        <w:spacing w:line="360" w:lineRule="auto"/>
        <w:rPr>
          <w:rFonts w:asciiTheme="minorHAnsi" w:eastAsiaTheme="minorEastAsia" w:hAnsiTheme="minorHAnsi" w:cstheme="minorBidi"/>
          <w:b w:val="0"/>
          <w:noProof/>
          <w:lang w:eastAsia="pt-BR"/>
        </w:rPr>
      </w:pPr>
      <w:hyperlink w:anchor="_Toc485751686" w:history="1">
        <w:r w:rsidRPr="00973BFF">
          <w:rPr>
            <w:rStyle w:val="Hyperlink"/>
            <w:noProof/>
          </w:rPr>
          <w:t>2.4.4</w:t>
        </w:r>
        <w:r>
          <w:rPr>
            <w:rFonts w:asciiTheme="minorHAnsi" w:eastAsiaTheme="minorEastAsia" w:hAnsiTheme="minorHAnsi" w:cstheme="minorBidi"/>
            <w:b w:val="0"/>
            <w:noProof/>
            <w:lang w:eastAsia="pt-BR"/>
          </w:rPr>
          <w:tab/>
        </w:r>
        <w:r w:rsidRPr="00973BFF">
          <w:rPr>
            <w:rStyle w:val="Hyperlink"/>
            <w:noProof/>
          </w:rPr>
          <w:t>Raias</w:t>
        </w:r>
        <w:r>
          <w:rPr>
            <w:noProof/>
          </w:rPr>
          <w:tab/>
        </w:r>
        <w:r>
          <w:rPr>
            <w:noProof/>
          </w:rPr>
          <w:fldChar w:fldCharType="begin"/>
        </w:r>
        <w:r>
          <w:rPr>
            <w:noProof/>
          </w:rPr>
          <w:instrText xml:space="preserve"> PAGEREF _Toc485751686 \h </w:instrText>
        </w:r>
        <w:r>
          <w:rPr>
            <w:noProof/>
          </w:rPr>
        </w:r>
        <w:r>
          <w:rPr>
            <w:noProof/>
          </w:rPr>
          <w:fldChar w:fldCharType="separate"/>
        </w:r>
        <w:r>
          <w:rPr>
            <w:noProof/>
          </w:rPr>
          <w:t>38</w:t>
        </w:r>
        <w:r>
          <w:rPr>
            <w:noProof/>
          </w:rPr>
          <w:fldChar w:fldCharType="end"/>
        </w:r>
      </w:hyperlink>
    </w:p>
    <w:p w14:paraId="00F7C65E" w14:textId="795A7F86" w:rsidR="00E8785A" w:rsidRDefault="00E8785A" w:rsidP="00E435D2">
      <w:pPr>
        <w:pStyle w:val="Sumrio4"/>
        <w:tabs>
          <w:tab w:val="left" w:pos="825"/>
          <w:tab w:val="right" w:leader="dot" w:pos="9060"/>
        </w:tabs>
        <w:spacing w:line="360" w:lineRule="auto"/>
        <w:rPr>
          <w:rFonts w:asciiTheme="minorHAnsi" w:eastAsiaTheme="minorEastAsia" w:hAnsiTheme="minorHAnsi" w:cstheme="minorBidi"/>
          <w:noProof/>
          <w:lang w:eastAsia="pt-BR"/>
        </w:rPr>
      </w:pPr>
      <w:hyperlink w:anchor="_Toc485751687" w:history="1">
        <w:r w:rsidRPr="00973BFF">
          <w:rPr>
            <w:rStyle w:val="Hyperlink"/>
            <w:noProof/>
          </w:rPr>
          <w:t>2.4.4.1</w:t>
        </w:r>
        <w:r>
          <w:rPr>
            <w:rFonts w:asciiTheme="minorHAnsi" w:eastAsiaTheme="minorEastAsia" w:hAnsiTheme="minorHAnsi" w:cstheme="minorBidi"/>
            <w:noProof/>
            <w:lang w:eastAsia="pt-BR"/>
          </w:rPr>
          <w:tab/>
        </w:r>
        <w:r w:rsidRPr="00973BFF">
          <w:rPr>
            <w:rStyle w:val="Hyperlink"/>
            <w:noProof/>
          </w:rPr>
          <w:t>Piscina</w:t>
        </w:r>
        <w:r>
          <w:rPr>
            <w:noProof/>
          </w:rPr>
          <w:tab/>
        </w:r>
        <w:r>
          <w:rPr>
            <w:noProof/>
          </w:rPr>
          <w:fldChar w:fldCharType="begin"/>
        </w:r>
        <w:r>
          <w:rPr>
            <w:noProof/>
          </w:rPr>
          <w:instrText xml:space="preserve"> PAGEREF _Toc485751687 \h </w:instrText>
        </w:r>
        <w:r>
          <w:rPr>
            <w:noProof/>
          </w:rPr>
        </w:r>
        <w:r>
          <w:rPr>
            <w:noProof/>
          </w:rPr>
          <w:fldChar w:fldCharType="separate"/>
        </w:r>
        <w:r>
          <w:rPr>
            <w:noProof/>
          </w:rPr>
          <w:t>39</w:t>
        </w:r>
        <w:r>
          <w:rPr>
            <w:noProof/>
          </w:rPr>
          <w:fldChar w:fldCharType="end"/>
        </w:r>
      </w:hyperlink>
    </w:p>
    <w:p w14:paraId="3C81BBAC" w14:textId="4B51AF05" w:rsidR="00E8785A" w:rsidRDefault="00E8785A" w:rsidP="00E435D2">
      <w:pPr>
        <w:pStyle w:val="Sumrio4"/>
        <w:tabs>
          <w:tab w:val="left" w:pos="825"/>
          <w:tab w:val="right" w:leader="dot" w:pos="9060"/>
        </w:tabs>
        <w:spacing w:line="360" w:lineRule="auto"/>
        <w:rPr>
          <w:rFonts w:asciiTheme="minorHAnsi" w:eastAsiaTheme="minorEastAsia" w:hAnsiTheme="minorHAnsi" w:cstheme="minorBidi"/>
          <w:noProof/>
          <w:lang w:eastAsia="pt-BR"/>
        </w:rPr>
      </w:pPr>
      <w:hyperlink w:anchor="_Toc485751688" w:history="1">
        <w:r w:rsidRPr="00973BFF">
          <w:rPr>
            <w:rStyle w:val="Hyperlink"/>
            <w:noProof/>
          </w:rPr>
          <w:t>2.4.4.2</w:t>
        </w:r>
        <w:r>
          <w:rPr>
            <w:rFonts w:asciiTheme="minorHAnsi" w:eastAsiaTheme="minorEastAsia" w:hAnsiTheme="minorHAnsi" w:cstheme="minorBidi"/>
            <w:noProof/>
            <w:lang w:eastAsia="pt-BR"/>
          </w:rPr>
          <w:tab/>
        </w:r>
        <w:r w:rsidRPr="00973BFF">
          <w:rPr>
            <w:rStyle w:val="Hyperlink"/>
            <w:noProof/>
          </w:rPr>
          <w:t>Raia</w:t>
        </w:r>
        <w:r>
          <w:rPr>
            <w:noProof/>
          </w:rPr>
          <w:tab/>
        </w:r>
        <w:r>
          <w:rPr>
            <w:noProof/>
          </w:rPr>
          <w:fldChar w:fldCharType="begin"/>
        </w:r>
        <w:r>
          <w:rPr>
            <w:noProof/>
          </w:rPr>
          <w:instrText xml:space="preserve"> PAGEREF _Toc485751688 \h </w:instrText>
        </w:r>
        <w:r>
          <w:rPr>
            <w:noProof/>
          </w:rPr>
        </w:r>
        <w:r>
          <w:rPr>
            <w:noProof/>
          </w:rPr>
          <w:fldChar w:fldCharType="separate"/>
        </w:r>
        <w:r>
          <w:rPr>
            <w:noProof/>
          </w:rPr>
          <w:t>39</w:t>
        </w:r>
        <w:r>
          <w:rPr>
            <w:noProof/>
          </w:rPr>
          <w:fldChar w:fldCharType="end"/>
        </w:r>
      </w:hyperlink>
    </w:p>
    <w:p w14:paraId="58097FD0" w14:textId="5AFECA0E" w:rsidR="00E8785A" w:rsidRDefault="00E8785A" w:rsidP="00E435D2">
      <w:pPr>
        <w:pStyle w:val="Sumrio3"/>
        <w:spacing w:line="360" w:lineRule="auto"/>
        <w:rPr>
          <w:rFonts w:asciiTheme="minorHAnsi" w:eastAsiaTheme="minorEastAsia" w:hAnsiTheme="minorHAnsi" w:cstheme="minorBidi"/>
          <w:b w:val="0"/>
          <w:noProof/>
          <w:lang w:eastAsia="pt-BR"/>
        </w:rPr>
      </w:pPr>
      <w:hyperlink w:anchor="_Toc485751689" w:history="1">
        <w:r w:rsidRPr="00973BFF">
          <w:rPr>
            <w:rStyle w:val="Hyperlink"/>
            <w:noProof/>
          </w:rPr>
          <w:t>2.4.5</w:t>
        </w:r>
        <w:r>
          <w:rPr>
            <w:rFonts w:asciiTheme="minorHAnsi" w:eastAsiaTheme="minorEastAsia" w:hAnsiTheme="minorHAnsi" w:cstheme="minorBidi"/>
            <w:b w:val="0"/>
            <w:noProof/>
            <w:lang w:eastAsia="pt-BR"/>
          </w:rPr>
          <w:tab/>
        </w:r>
        <w:r w:rsidRPr="00973BFF">
          <w:rPr>
            <w:rStyle w:val="Hyperlink"/>
            <w:noProof/>
          </w:rPr>
          <w:t>Artefatos</w:t>
        </w:r>
        <w:r>
          <w:rPr>
            <w:noProof/>
          </w:rPr>
          <w:tab/>
        </w:r>
        <w:r>
          <w:rPr>
            <w:noProof/>
          </w:rPr>
          <w:fldChar w:fldCharType="begin"/>
        </w:r>
        <w:r>
          <w:rPr>
            <w:noProof/>
          </w:rPr>
          <w:instrText xml:space="preserve"> PAGEREF _Toc485751689 \h </w:instrText>
        </w:r>
        <w:r>
          <w:rPr>
            <w:noProof/>
          </w:rPr>
        </w:r>
        <w:r>
          <w:rPr>
            <w:noProof/>
          </w:rPr>
          <w:fldChar w:fldCharType="separate"/>
        </w:r>
        <w:r>
          <w:rPr>
            <w:noProof/>
          </w:rPr>
          <w:t>40</w:t>
        </w:r>
        <w:r>
          <w:rPr>
            <w:noProof/>
          </w:rPr>
          <w:fldChar w:fldCharType="end"/>
        </w:r>
      </w:hyperlink>
    </w:p>
    <w:p w14:paraId="7F793B0E" w14:textId="5082B3D3" w:rsidR="00E8785A" w:rsidRDefault="00E8785A" w:rsidP="00E435D2">
      <w:pPr>
        <w:pStyle w:val="Sumrio4"/>
        <w:tabs>
          <w:tab w:val="left" w:pos="825"/>
          <w:tab w:val="right" w:leader="dot" w:pos="9060"/>
        </w:tabs>
        <w:spacing w:line="360" w:lineRule="auto"/>
        <w:rPr>
          <w:rFonts w:asciiTheme="minorHAnsi" w:eastAsiaTheme="minorEastAsia" w:hAnsiTheme="minorHAnsi" w:cstheme="minorBidi"/>
          <w:noProof/>
          <w:lang w:eastAsia="pt-BR"/>
        </w:rPr>
      </w:pPr>
      <w:hyperlink w:anchor="_Toc485751690" w:history="1">
        <w:r w:rsidRPr="00973BFF">
          <w:rPr>
            <w:rStyle w:val="Hyperlink"/>
            <w:noProof/>
          </w:rPr>
          <w:t>2.4.5.1</w:t>
        </w:r>
        <w:r>
          <w:rPr>
            <w:rFonts w:asciiTheme="minorHAnsi" w:eastAsiaTheme="minorEastAsia" w:hAnsiTheme="minorHAnsi" w:cstheme="minorBidi"/>
            <w:noProof/>
            <w:lang w:eastAsia="pt-BR"/>
          </w:rPr>
          <w:tab/>
        </w:r>
        <w:r w:rsidRPr="00973BFF">
          <w:rPr>
            <w:rStyle w:val="Hyperlink"/>
            <w:noProof/>
          </w:rPr>
          <w:t>Grupo</w:t>
        </w:r>
        <w:r>
          <w:rPr>
            <w:noProof/>
          </w:rPr>
          <w:tab/>
        </w:r>
        <w:r>
          <w:rPr>
            <w:noProof/>
          </w:rPr>
          <w:fldChar w:fldCharType="begin"/>
        </w:r>
        <w:r>
          <w:rPr>
            <w:noProof/>
          </w:rPr>
          <w:instrText xml:space="preserve"> PAGEREF _Toc485751690 \h </w:instrText>
        </w:r>
        <w:r>
          <w:rPr>
            <w:noProof/>
          </w:rPr>
        </w:r>
        <w:r>
          <w:rPr>
            <w:noProof/>
          </w:rPr>
          <w:fldChar w:fldCharType="separate"/>
        </w:r>
        <w:r>
          <w:rPr>
            <w:noProof/>
          </w:rPr>
          <w:t>40</w:t>
        </w:r>
        <w:r>
          <w:rPr>
            <w:noProof/>
          </w:rPr>
          <w:fldChar w:fldCharType="end"/>
        </w:r>
      </w:hyperlink>
    </w:p>
    <w:p w14:paraId="68DB88E3" w14:textId="2566E634" w:rsidR="00E8785A" w:rsidRDefault="00E8785A" w:rsidP="00E435D2">
      <w:pPr>
        <w:pStyle w:val="Sumrio4"/>
        <w:tabs>
          <w:tab w:val="left" w:pos="825"/>
          <w:tab w:val="right" w:leader="dot" w:pos="9060"/>
        </w:tabs>
        <w:spacing w:line="360" w:lineRule="auto"/>
        <w:rPr>
          <w:rFonts w:asciiTheme="minorHAnsi" w:eastAsiaTheme="minorEastAsia" w:hAnsiTheme="minorHAnsi" w:cstheme="minorBidi"/>
          <w:noProof/>
          <w:lang w:eastAsia="pt-BR"/>
        </w:rPr>
      </w:pPr>
      <w:hyperlink w:anchor="_Toc485751691" w:history="1">
        <w:r w:rsidRPr="00973BFF">
          <w:rPr>
            <w:rStyle w:val="Hyperlink"/>
            <w:noProof/>
          </w:rPr>
          <w:t>2.4.5.2</w:t>
        </w:r>
        <w:r>
          <w:rPr>
            <w:rFonts w:asciiTheme="minorHAnsi" w:eastAsiaTheme="minorEastAsia" w:hAnsiTheme="minorHAnsi" w:cstheme="minorBidi"/>
            <w:noProof/>
            <w:lang w:eastAsia="pt-BR"/>
          </w:rPr>
          <w:tab/>
        </w:r>
        <w:r w:rsidRPr="00973BFF">
          <w:rPr>
            <w:rStyle w:val="Hyperlink"/>
            <w:noProof/>
          </w:rPr>
          <w:t>Anotação</w:t>
        </w:r>
        <w:r>
          <w:rPr>
            <w:noProof/>
          </w:rPr>
          <w:tab/>
        </w:r>
        <w:r>
          <w:rPr>
            <w:noProof/>
          </w:rPr>
          <w:fldChar w:fldCharType="begin"/>
        </w:r>
        <w:r>
          <w:rPr>
            <w:noProof/>
          </w:rPr>
          <w:instrText xml:space="preserve"> PAGEREF _Toc485751691 \h </w:instrText>
        </w:r>
        <w:r>
          <w:rPr>
            <w:noProof/>
          </w:rPr>
        </w:r>
        <w:r>
          <w:rPr>
            <w:noProof/>
          </w:rPr>
          <w:fldChar w:fldCharType="separate"/>
        </w:r>
        <w:r>
          <w:rPr>
            <w:noProof/>
          </w:rPr>
          <w:t>41</w:t>
        </w:r>
        <w:r>
          <w:rPr>
            <w:noProof/>
          </w:rPr>
          <w:fldChar w:fldCharType="end"/>
        </w:r>
      </w:hyperlink>
    </w:p>
    <w:p w14:paraId="491F4F98" w14:textId="09AB2775" w:rsidR="00E8785A" w:rsidRDefault="00E8785A" w:rsidP="00E435D2">
      <w:pPr>
        <w:pStyle w:val="Sumrio2"/>
        <w:spacing w:line="360" w:lineRule="auto"/>
        <w:rPr>
          <w:rFonts w:asciiTheme="minorHAnsi" w:eastAsiaTheme="minorEastAsia" w:hAnsiTheme="minorHAnsi" w:cstheme="minorBidi"/>
          <w:bCs w:val="0"/>
          <w:caps w:val="0"/>
          <w:noProof/>
          <w:lang w:eastAsia="pt-BR"/>
        </w:rPr>
      </w:pPr>
      <w:hyperlink w:anchor="_Toc485751692" w:history="1">
        <w:r w:rsidRPr="00973BFF">
          <w:rPr>
            <w:rStyle w:val="Hyperlink"/>
            <w:noProof/>
          </w:rPr>
          <w:t>2.5</w:t>
        </w:r>
        <w:r>
          <w:rPr>
            <w:rFonts w:asciiTheme="minorHAnsi" w:eastAsiaTheme="minorEastAsia" w:hAnsiTheme="minorHAnsi" w:cstheme="minorBidi"/>
            <w:bCs w:val="0"/>
            <w:caps w:val="0"/>
            <w:noProof/>
            <w:lang w:eastAsia="pt-BR"/>
          </w:rPr>
          <w:tab/>
        </w:r>
        <w:r w:rsidRPr="00973BFF">
          <w:rPr>
            <w:rStyle w:val="Hyperlink"/>
            <w:noProof/>
          </w:rPr>
          <w:t>BUSINESS PROCESS MANAGEMENT SYSTEM</w:t>
        </w:r>
        <w:r>
          <w:rPr>
            <w:noProof/>
          </w:rPr>
          <w:tab/>
        </w:r>
        <w:r>
          <w:rPr>
            <w:noProof/>
          </w:rPr>
          <w:fldChar w:fldCharType="begin"/>
        </w:r>
        <w:r>
          <w:rPr>
            <w:noProof/>
          </w:rPr>
          <w:instrText xml:space="preserve"> PAGEREF _Toc485751692 \h </w:instrText>
        </w:r>
        <w:r>
          <w:rPr>
            <w:noProof/>
          </w:rPr>
        </w:r>
        <w:r>
          <w:rPr>
            <w:noProof/>
          </w:rPr>
          <w:fldChar w:fldCharType="separate"/>
        </w:r>
        <w:r>
          <w:rPr>
            <w:noProof/>
          </w:rPr>
          <w:t>41</w:t>
        </w:r>
        <w:r>
          <w:rPr>
            <w:noProof/>
          </w:rPr>
          <w:fldChar w:fldCharType="end"/>
        </w:r>
      </w:hyperlink>
    </w:p>
    <w:p w14:paraId="513D5FF8" w14:textId="44938747" w:rsidR="00E8785A" w:rsidRDefault="00E8785A" w:rsidP="00E435D2">
      <w:pPr>
        <w:pStyle w:val="Sumrio3"/>
        <w:spacing w:line="360" w:lineRule="auto"/>
        <w:rPr>
          <w:rFonts w:asciiTheme="minorHAnsi" w:eastAsiaTheme="minorEastAsia" w:hAnsiTheme="minorHAnsi" w:cstheme="minorBidi"/>
          <w:b w:val="0"/>
          <w:noProof/>
          <w:lang w:eastAsia="pt-BR"/>
        </w:rPr>
      </w:pPr>
      <w:hyperlink w:anchor="_Toc485751693" w:history="1">
        <w:r w:rsidRPr="00973BFF">
          <w:rPr>
            <w:rStyle w:val="Hyperlink"/>
            <w:noProof/>
          </w:rPr>
          <w:t>2.5.1</w:t>
        </w:r>
        <w:r>
          <w:rPr>
            <w:rFonts w:asciiTheme="minorHAnsi" w:eastAsiaTheme="minorEastAsia" w:hAnsiTheme="minorHAnsi" w:cstheme="minorBidi"/>
            <w:b w:val="0"/>
            <w:noProof/>
            <w:lang w:eastAsia="pt-BR"/>
          </w:rPr>
          <w:tab/>
        </w:r>
        <w:r w:rsidRPr="00973BFF">
          <w:rPr>
            <w:rStyle w:val="Hyperlink"/>
            <w:noProof/>
          </w:rPr>
          <w:t>Modelagem de processos</w:t>
        </w:r>
        <w:r>
          <w:rPr>
            <w:noProof/>
          </w:rPr>
          <w:tab/>
        </w:r>
        <w:r>
          <w:rPr>
            <w:noProof/>
          </w:rPr>
          <w:fldChar w:fldCharType="begin"/>
        </w:r>
        <w:r>
          <w:rPr>
            <w:noProof/>
          </w:rPr>
          <w:instrText xml:space="preserve"> PAGEREF _Toc485751693 \h </w:instrText>
        </w:r>
        <w:r>
          <w:rPr>
            <w:noProof/>
          </w:rPr>
        </w:r>
        <w:r>
          <w:rPr>
            <w:noProof/>
          </w:rPr>
          <w:fldChar w:fldCharType="separate"/>
        </w:r>
        <w:r>
          <w:rPr>
            <w:noProof/>
          </w:rPr>
          <w:t>42</w:t>
        </w:r>
        <w:r>
          <w:rPr>
            <w:noProof/>
          </w:rPr>
          <w:fldChar w:fldCharType="end"/>
        </w:r>
      </w:hyperlink>
    </w:p>
    <w:p w14:paraId="3A97A08F" w14:textId="478E829A" w:rsidR="00E8785A" w:rsidRDefault="00E8785A" w:rsidP="00E435D2">
      <w:pPr>
        <w:pStyle w:val="Sumrio3"/>
        <w:spacing w:line="360" w:lineRule="auto"/>
        <w:rPr>
          <w:rFonts w:asciiTheme="minorHAnsi" w:eastAsiaTheme="minorEastAsia" w:hAnsiTheme="minorHAnsi" w:cstheme="minorBidi"/>
          <w:b w:val="0"/>
          <w:noProof/>
          <w:lang w:eastAsia="pt-BR"/>
        </w:rPr>
      </w:pPr>
      <w:hyperlink w:anchor="_Toc485751694" w:history="1">
        <w:r w:rsidRPr="00973BFF">
          <w:rPr>
            <w:rStyle w:val="Hyperlink"/>
            <w:noProof/>
          </w:rPr>
          <w:t>2.5.2</w:t>
        </w:r>
        <w:r>
          <w:rPr>
            <w:rFonts w:asciiTheme="minorHAnsi" w:eastAsiaTheme="minorEastAsia" w:hAnsiTheme="minorHAnsi" w:cstheme="minorBidi"/>
            <w:b w:val="0"/>
            <w:noProof/>
            <w:lang w:eastAsia="pt-BR"/>
          </w:rPr>
          <w:tab/>
        </w:r>
        <w:r w:rsidRPr="00973BFF">
          <w:rPr>
            <w:rStyle w:val="Hyperlink"/>
            <w:noProof/>
          </w:rPr>
          <w:t>Workflow</w:t>
        </w:r>
        <w:r>
          <w:rPr>
            <w:noProof/>
          </w:rPr>
          <w:tab/>
        </w:r>
        <w:r>
          <w:rPr>
            <w:noProof/>
          </w:rPr>
          <w:fldChar w:fldCharType="begin"/>
        </w:r>
        <w:r>
          <w:rPr>
            <w:noProof/>
          </w:rPr>
          <w:instrText xml:space="preserve"> PAGEREF _Toc485751694 \h </w:instrText>
        </w:r>
        <w:r>
          <w:rPr>
            <w:noProof/>
          </w:rPr>
        </w:r>
        <w:r>
          <w:rPr>
            <w:noProof/>
          </w:rPr>
          <w:fldChar w:fldCharType="separate"/>
        </w:r>
        <w:r>
          <w:rPr>
            <w:noProof/>
          </w:rPr>
          <w:t>42</w:t>
        </w:r>
        <w:r>
          <w:rPr>
            <w:noProof/>
          </w:rPr>
          <w:fldChar w:fldCharType="end"/>
        </w:r>
      </w:hyperlink>
    </w:p>
    <w:p w14:paraId="65F76444" w14:textId="1FA18467" w:rsidR="00E8785A" w:rsidRDefault="00E8785A" w:rsidP="00E435D2">
      <w:pPr>
        <w:pStyle w:val="Sumrio3"/>
        <w:spacing w:line="360" w:lineRule="auto"/>
        <w:rPr>
          <w:rFonts w:asciiTheme="minorHAnsi" w:eastAsiaTheme="minorEastAsia" w:hAnsiTheme="minorHAnsi" w:cstheme="minorBidi"/>
          <w:b w:val="0"/>
          <w:noProof/>
          <w:lang w:eastAsia="pt-BR"/>
        </w:rPr>
      </w:pPr>
      <w:hyperlink w:anchor="_Toc485751695" w:history="1">
        <w:r w:rsidRPr="00973BFF">
          <w:rPr>
            <w:rStyle w:val="Hyperlink"/>
            <w:noProof/>
          </w:rPr>
          <w:t>2.5.3</w:t>
        </w:r>
        <w:r>
          <w:rPr>
            <w:rFonts w:asciiTheme="minorHAnsi" w:eastAsiaTheme="minorEastAsia" w:hAnsiTheme="minorHAnsi" w:cstheme="minorBidi"/>
            <w:b w:val="0"/>
            <w:noProof/>
            <w:lang w:eastAsia="pt-BR"/>
          </w:rPr>
          <w:tab/>
        </w:r>
        <w:r w:rsidRPr="00973BFF">
          <w:rPr>
            <w:rStyle w:val="Hyperlink"/>
            <w:noProof/>
          </w:rPr>
          <w:t>Monitoramento</w:t>
        </w:r>
        <w:r>
          <w:rPr>
            <w:noProof/>
          </w:rPr>
          <w:tab/>
        </w:r>
        <w:r>
          <w:rPr>
            <w:noProof/>
          </w:rPr>
          <w:fldChar w:fldCharType="begin"/>
        </w:r>
        <w:r>
          <w:rPr>
            <w:noProof/>
          </w:rPr>
          <w:instrText xml:space="preserve"> PAGEREF _Toc485751695 \h </w:instrText>
        </w:r>
        <w:r>
          <w:rPr>
            <w:noProof/>
          </w:rPr>
        </w:r>
        <w:r>
          <w:rPr>
            <w:noProof/>
          </w:rPr>
          <w:fldChar w:fldCharType="separate"/>
        </w:r>
        <w:r>
          <w:rPr>
            <w:noProof/>
          </w:rPr>
          <w:t>43</w:t>
        </w:r>
        <w:r>
          <w:rPr>
            <w:noProof/>
          </w:rPr>
          <w:fldChar w:fldCharType="end"/>
        </w:r>
      </w:hyperlink>
    </w:p>
    <w:p w14:paraId="5ECE6822" w14:textId="2FB80B37" w:rsidR="00E8785A" w:rsidRDefault="00E8785A" w:rsidP="00E435D2">
      <w:pPr>
        <w:pStyle w:val="Sumrio3"/>
        <w:spacing w:line="360" w:lineRule="auto"/>
        <w:rPr>
          <w:rFonts w:asciiTheme="minorHAnsi" w:eastAsiaTheme="minorEastAsia" w:hAnsiTheme="minorHAnsi" w:cstheme="minorBidi"/>
          <w:b w:val="0"/>
          <w:noProof/>
          <w:lang w:eastAsia="pt-BR"/>
        </w:rPr>
      </w:pPr>
      <w:hyperlink w:anchor="_Toc485751696" w:history="1">
        <w:r w:rsidRPr="00973BFF">
          <w:rPr>
            <w:rStyle w:val="Hyperlink"/>
            <w:noProof/>
          </w:rPr>
          <w:t>2.5.4</w:t>
        </w:r>
        <w:r>
          <w:rPr>
            <w:rFonts w:asciiTheme="minorHAnsi" w:eastAsiaTheme="minorEastAsia" w:hAnsiTheme="minorHAnsi" w:cstheme="minorBidi"/>
            <w:b w:val="0"/>
            <w:noProof/>
            <w:lang w:eastAsia="pt-BR"/>
          </w:rPr>
          <w:tab/>
        </w:r>
        <w:r w:rsidRPr="00973BFF">
          <w:rPr>
            <w:rStyle w:val="Hyperlink"/>
            <w:noProof/>
          </w:rPr>
          <w:t>Indicadores</w:t>
        </w:r>
        <w:r>
          <w:rPr>
            <w:noProof/>
          </w:rPr>
          <w:tab/>
        </w:r>
        <w:r>
          <w:rPr>
            <w:noProof/>
          </w:rPr>
          <w:fldChar w:fldCharType="begin"/>
        </w:r>
        <w:r>
          <w:rPr>
            <w:noProof/>
          </w:rPr>
          <w:instrText xml:space="preserve"> PAGEREF _Toc485751696 \h </w:instrText>
        </w:r>
        <w:r>
          <w:rPr>
            <w:noProof/>
          </w:rPr>
        </w:r>
        <w:r>
          <w:rPr>
            <w:noProof/>
          </w:rPr>
          <w:fldChar w:fldCharType="separate"/>
        </w:r>
        <w:r>
          <w:rPr>
            <w:noProof/>
          </w:rPr>
          <w:t>44</w:t>
        </w:r>
        <w:r>
          <w:rPr>
            <w:noProof/>
          </w:rPr>
          <w:fldChar w:fldCharType="end"/>
        </w:r>
      </w:hyperlink>
    </w:p>
    <w:p w14:paraId="2F7DBB9E" w14:textId="0FC52C98" w:rsidR="00E8785A" w:rsidRDefault="00E8785A" w:rsidP="00E435D2">
      <w:pPr>
        <w:pStyle w:val="Sumrio3"/>
        <w:spacing w:line="360" w:lineRule="auto"/>
        <w:rPr>
          <w:rFonts w:asciiTheme="minorHAnsi" w:eastAsiaTheme="minorEastAsia" w:hAnsiTheme="minorHAnsi" w:cstheme="minorBidi"/>
          <w:b w:val="0"/>
          <w:noProof/>
          <w:lang w:eastAsia="pt-BR"/>
        </w:rPr>
      </w:pPr>
      <w:hyperlink w:anchor="_Toc485751697" w:history="1">
        <w:r w:rsidRPr="00973BFF">
          <w:rPr>
            <w:rStyle w:val="Hyperlink"/>
            <w:noProof/>
          </w:rPr>
          <w:t>2.5.5</w:t>
        </w:r>
        <w:r>
          <w:rPr>
            <w:rFonts w:asciiTheme="minorHAnsi" w:eastAsiaTheme="minorEastAsia" w:hAnsiTheme="minorHAnsi" w:cstheme="minorBidi"/>
            <w:b w:val="0"/>
            <w:noProof/>
            <w:lang w:eastAsia="pt-BR"/>
          </w:rPr>
          <w:tab/>
        </w:r>
        <w:r w:rsidRPr="00973BFF">
          <w:rPr>
            <w:rStyle w:val="Hyperlink"/>
            <w:noProof/>
          </w:rPr>
          <w:t>Modelo de dados e formulários</w:t>
        </w:r>
        <w:r>
          <w:rPr>
            <w:noProof/>
          </w:rPr>
          <w:tab/>
        </w:r>
        <w:r>
          <w:rPr>
            <w:noProof/>
          </w:rPr>
          <w:fldChar w:fldCharType="begin"/>
        </w:r>
        <w:r>
          <w:rPr>
            <w:noProof/>
          </w:rPr>
          <w:instrText xml:space="preserve"> PAGEREF _Toc485751697 \h </w:instrText>
        </w:r>
        <w:r>
          <w:rPr>
            <w:noProof/>
          </w:rPr>
        </w:r>
        <w:r>
          <w:rPr>
            <w:noProof/>
          </w:rPr>
          <w:fldChar w:fldCharType="separate"/>
        </w:r>
        <w:r>
          <w:rPr>
            <w:noProof/>
          </w:rPr>
          <w:t>45</w:t>
        </w:r>
        <w:r>
          <w:rPr>
            <w:noProof/>
          </w:rPr>
          <w:fldChar w:fldCharType="end"/>
        </w:r>
      </w:hyperlink>
    </w:p>
    <w:p w14:paraId="05935905" w14:textId="3CA46AD2" w:rsidR="00E8785A" w:rsidRDefault="00E8785A" w:rsidP="00E435D2">
      <w:pPr>
        <w:pStyle w:val="Sumrio1"/>
        <w:tabs>
          <w:tab w:val="left" w:pos="330"/>
          <w:tab w:val="right" w:leader="dot" w:pos="9060"/>
        </w:tabs>
        <w:spacing w:before="0" w:after="0" w:line="360" w:lineRule="auto"/>
        <w:rPr>
          <w:rFonts w:asciiTheme="minorHAnsi" w:eastAsiaTheme="minorEastAsia" w:hAnsiTheme="minorHAnsi" w:cstheme="minorBidi"/>
          <w:b w:val="0"/>
          <w:bCs w:val="0"/>
          <w:caps w:val="0"/>
          <w:noProof/>
          <w:lang w:eastAsia="pt-BR"/>
        </w:rPr>
      </w:pPr>
      <w:hyperlink w:anchor="_Toc485751698" w:history="1">
        <w:r w:rsidRPr="00973BFF">
          <w:rPr>
            <w:rStyle w:val="Hyperlink"/>
            <w:noProof/>
          </w:rPr>
          <w:t>3</w:t>
        </w:r>
        <w:r>
          <w:rPr>
            <w:rFonts w:asciiTheme="minorHAnsi" w:eastAsiaTheme="minorEastAsia" w:hAnsiTheme="minorHAnsi" w:cstheme="minorBidi"/>
            <w:b w:val="0"/>
            <w:bCs w:val="0"/>
            <w:caps w:val="0"/>
            <w:noProof/>
            <w:lang w:eastAsia="pt-BR"/>
          </w:rPr>
          <w:tab/>
        </w:r>
        <w:r w:rsidRPr="00973BFF">
          <w:rPr>
            <w:rStyle w:val="Hyperlink"/>
            <w:noProof/>
          </w:rPr>
          <w:t>MÉTODO</w:t>
        </w:r>
        <w:r>
          <w:rPr>
            <w:noProof/>
          </w:rPr>
          <w:tab/>
        </w:r>
        <w:r>
          <w:rPr>
            <w:noProof/>
          </w:rPr>
          <w:fldChar w:fldCharType="begin"/>
        </w:r>
        <w:r>
          <w:rPr>
            <w:noProof/>
          </w:rPr>
          <w:instrText xml:space="preserve"> PAGEREF _Toc485751698 \h </w:instrText>
        </w:r>
        <w:r>
          <w:rPr>
            <w:noProof/>
          </w:rPr>
        </w:r>
        <w:r>
          <w:rPr>
            <w:noProof/>
          </w:rPr>
          <w:fldChar w:fldCharType="separate"/>
        </w:r>
        <w:r>
          <w:rPr>
            <w:noProof/>
          </w:rPr>
          <w:t>48</w:t>
        </w:r>
        <w:r>
          <w:rPr>
            <w:noProof/>
          </w:rPr>
          <w:fldChar w:fldCharType="end"/>
        </w:r>
      </w:hyperlink>
    </w:p>
    <w:p w14:paraId="00CAC646" w14:textId="6CACA0CF" w:rsidR="00E8785A" w:rsidRDefault="00E8785A">
      <w:pPr>
        <w:pStyle w:val="Sumrio2"/>
        <w:spacing w:line="360" w:lineRule="auto"/>
        <w:rPr>
          <w:rFonts w:asciiTheme="minorHAnsi" w:eastAsiaTheme="minorEastAsia" w:hAnsiTheme="minorHAnsi" w:cstheme="minorBidi"/>
          <w:bCs w:val="0"/>
          <w:caps w:val="0"/>
          <w:noProof/>
          <w:lang w:eastAsia="pt-BR"/>
        </w:rPr>
        <w:pPrChange w:id="1" w:author="Patrick Machado" w:date="2017-06-20T19:52:00Z">
          <w:pPr>
            <w:pStyle w:val="Sumrio2"/>
          </w:pPr>
        </w:pPrChange>
      </w:pPr>
      <w:r w:rsidRPr="00973BFF">
        <w:rPr>
          <w:rStyle w:val="Hyperlink"/>
          <w:noProof/>
        </w:rPr>
        <w:fldChar w:fldCharType="begin"/>
      </w:r>
      <w:r w:rsidRPr="00973BFF">
        <w:rPr>
          <w:rStyle w:val="Hyperlink"/>
          <w:noProof/>
        </w:rPr>
        <w:instrText xml:space="preserve"> </w:instrText>
      </w:r>
      <w:r>
        <w:rPr>
          <w:noProof/>
        </w:rPr>
        <w:instrText>HYPERLINK \l "_Toc485751699"</w:instrText>
      </w:r>
      <w:r w:rsidRPr="00973BFF">
        <w:rPr>
          <w:rStyle w:val="Hyperlink"/>
          <w:noProof/>
        </w:rPr>
        <w:instrText xml:space="preserve"> </w:instrText>
      </w:r>
      <w:r w:rsidRPr="00973BFF">
        <w:rPr>
          <w:rStyle w:val="Hyperlink"/>
          <w:noProof/>
        </w:rPr>
        <w:fldChar w:fldCharType="separate"/>
      </w:r>
      <w:r w:rsidRPr="00973BFF">
        <w:rPr>
          <w:rStyle w:val="Hyperlink"/>
          <w:noProof/>
        </w:rPr>
        <w:t>3.1</w:t>
      </w:r>
      <w:r>
        <w:rPr>
          <w:rFonts w:asciiTheme="minorHAnsi" w:eastAsiaTheme="minorEastAsia" w:hAnsiTheme="minorHAnsi" w:cstheme="minorBidi"/>
          <w:bCs w:val="0"/>
          <w:caps w:val="0"/>
          <w:noProof/>
          <w:lang w:eastAsia="pt-BR"/>
        </w:rPr>
        <w:tab/>
      </w:r>
      <w:r w:rsidRPr="00973BFF">
        <w:rPr>
          <w:rStyle w:val="Hyperlink"/>
          <w:noProof/>
        </w:rPr>
        <w:t>CARACTERIZAÇÃO DO TIPO DE PESQUISA</w:t>
      </w:r>
      <w:r>
        <w:rPr>
          <w:noProof/>
        </w:rPr>
        <w:tab/>
      </w:r>
      <w:r>
        <w:rPr>
          <w:noProof/>
        </w:rPr>
        <w:fldChar w:fldCharType="begin"/>
      </w:r>
      <w:r>
        <w:rPr>
          <w:noProof/>
        </w:rPr>
        <w:instrText xml:space="preserve"> PAGEREF _Toc485751699 \h </w:instrText>
      </w:r>
      <w:r>
        <w:rPr>
          <w:noProof/>
        </w:rPr>
      </w:r>
      <w:r>
        <w:rPr>
          <w:noProof/>
        </w:rPr>
        <w:fldChar w:fldCharType="separate"/>
      </w:r>
      <w:r>
        <w:rPr>
          <w:noProof/>
        </w:rPr>
        <w:t>48</w:t>
      </w:r>
      <w:r>
        <w:rPr>
          <w:noProof/>
        </w:rPr>
        <w:fldChar w:fldCharType="end"/>
      </w:r>
      <w:r w:rsidRPr="00973BFF">
        <w:rPr>
          <w:rStyle w:val="Hyperlink"/>
          <w:noProof/>
        </w:rPr>
        <w:fldChar w:fldCharType="end"/>
      </w:r>
    </w:p>
    <w:p w14:paraId="7E251A68" w14:textId="5F8EF978" w:rsidR="00E8785A" w:rsidRDefault="00E8785A">
      <w:pPr>
        <w:pStyle w:val="Sumrio2"/>
        <w:spacing w:line="360" w:lineRule="auto"/>
        <w:rPr>
          <w:rFonts w:asciiTheme="minorHAnsi" w:eastAsiaTheme="minorEastAsia" w:hAnsiTheme="minorHAnsi" w:cstheme="minorBidi"/>
          <w:bCs w:val="0"/>
          <w:caps w:val="0"/>
          <w:noProof/>
          <w:lang w:eastAsia="pt-BR"/>
        </w:rPr>
        <w:pPrChange w:id="2" w:author="Patrick Machado" w:date="2017-06-20T19:52:00Z">
          <w:pPr>
            <w:pStyle w:val="Sumrio2"/>
          </w:pPr>
        </w:pPrChange>
      </w:pPr>
      <w:r w:rsidRPr="00973BFF">
        <w:rPr>
          <w:rStyle w:val="Hyperlink"/>
          <w:noProof/>
        </w:rPr>
        <w:fldChar w:fldCharType="begin"/>
      </w:r>
      <w:r w:rsidRPr="00973BFF">
        <w:rPr>
          <w:rStyle w:val="Hyperlink"/>
          <w:noProof/>
        </w:rPr>
        <w:instrText xml:space="preserve"> </w:instrText>
      </w:r>
      <w:r>
        <w:rPr>
          <w:noProof/>
        </w:rPr>
        <w:instrText>HYPERLINK \l "_Toc485751700"</w:instrText>
      </w:r>
      <w:r w:rsidRPr="00973BFF">
        <w:rPr>
          <w:rStyle w:val="Hyperlink"/>
          <w:noProof/>
        </w:rPr>
        <w:instrText xml:space="preserve"> </w:instrText>
      </w:r>
      <w:r w:rsidRPr="00973BFF">
        <w:rPr>
          <w:rStyle w:val="Hyperlink"/>
          <w:noProof/>
        </w:rPr>
        <w:fldChar w:fldCharType="separate"/>
      </w:r>
      <w:r w:rsidRPr="00973BFF">
        <w:rPr>
          <w:rStyle w:val="Hyperlink"/>
          <w:noProof/>
        </w:rPr>
        <w:t>3.2</w:t>
      </w:r>
      <w:r>
        <w:rPr>
          <w:rFonts w:asciiTheme="minorHAnsi" w:eastAsiaTheme="minorEastAsia" w:hAnsiTheme="minorHAnsi" w:cstheme="minorBidi"/>
          <w:bCs w:val="0"/>
          <w:caps w:val="0"/>
          <w:noProof/>
          <w:lang w:eastAsia="pt-BR"/>
        </w:rPr>
        <w:tab/>
      </w:r>
      <w:r w:rsidRPr="00973BFF">
        <w:rPr>
          <w:rStyle w:val="Hyperlink"/>
          <w:noProof/>
        </w:rPr>
        <w:t>ATIVIDADES METODOLÓGICAS</w:t>
      </w:r>
      <w:r>
        <w:rPr>
          <w:noProof/>
        </w:rPr>
        <w:tab/>
      </w:r>
      <w:r>
        <w:rPr>
          <w:noProof/>
        </w:rPr>
        <w:fldChar w:fldCharType="begin"/>
      </w:r>
      <w:r>
        <w:rPr>
          <w:noProof/>
        </w:rPr>
        <w:instrText xml:space="preserve"> PAGEREF _Toc485751700 \h </w:instrText>
      </w:r>
      <w:r>
        <w:rPr>
          <w:noProof/>
        </w:rPr>
      </w:r>
      <w:r>
        <w:rPr>
          <w:noProof/>
        </w:rPr>
        <w:fldChar w:fldCharType="separate"/>
      </w:r>
      <w:r>
        <w:rPr>
          <w:noProof/>
        </w:rPr>
        <w:t>48</w:t>
      </w:r>
      <w:r>
        <w:rPr>
          <w:noProof/>
        </w:rPr>
        <w:fldChar w:fldCharType="end"/>
      </w:r>
      <w:r w:rsidRPr="00973BFF">
        <w:rPr>
          <w:rStyle w:val="Hyperlink"/>
          <w:noProof/>
        </w:rPr>
        <w:fldChar w:fldCharType="end"/>
      </w:r>
    </w:p>
    <w:p w14:paraId="707303B6" w14:textId="63236C4A" w:rsidR="00E8785A" w:rsidRDefault="00E8785A">
      <w:pPr>
        <w:pStyle w:val="Sumrio3"/>
        <w:spacing w:line="360" w:lineRule="auto"/>
        <w:rPr>
          <w:rFonts w:asciiTheme="minorHAnsi" w:eastAsiaTheme="minorEastAsia" w:hAnsiTheme="minorHAnsi" w:cstheme="minorBidi"/>
          <w:b w:val="0"/>
          <w:noProof/>
          <w:lang w:eastAsia="pt-BR"/>
        </w:rPr>
        <w:pPrChange w:id="3" w:author="Patrick Machado" w:date="2017-06-20T19:52:00Z">
          <w:pPr>
            <w:pStyle w:val="Sumrio3"/>
          </w:pPr>
        </w:pPrChange>
      </w:pPr>
      <w:r w:rsidRPr="00973BFF">
        <w:rPr>
          <w:rStyle w:val="Hyperlink"/>
          <w:noProof/>
        </w:rPr>
        <w:fldChar w:fldCharType="begin"/>
      </w:r>
      <w:r w:rsidRPr="00973BFF">
        <w:rPr>
          <w:rStyle w:val="Hyperlink"/>
          <w:noProof/>
        </w:rPr>
        <w:instrText xml:space="preserve"> </w:instrText>
      </w:r>
      <w:r>
        <w:rPr>
          <w:noProof/>
        </w:rPr>
        <w:instrText>HYPERLINK \l "_Toc485751701"</w:instrText>
      </w:r>
      <w:r w:rsidRPr="00973BFF">
        <w:rPr>
          <w:rStyle w:val="Hyperlink"/>
          <w:noProof/>
        </w:rPr>
        <w:instrText xml:space="preserve"> </w:instrText>
      </w:r>
      <w:r w:rsidRPr="00973BFF">
        <w:rPr>
          <w:rStyle w:val="Hyperlink"/>
          <w:noProof/>
        </w:rPr>
        <w:fldChar w:fldCharType="separate"/>
      </w:r>
      <w:r w:rsidRPr="00973BFF">
        <w:rPr>
          <w:rStyle w:val="Hyperlink"/>
          <w:noProof/>
        </w:rPr>
        <w:t>3.2.1</w:t>
      </w:r>
      <w:r>
        <w:rPr>
          <w:rFonts w:asciiTheme="minorHAnsi" w:eastAsiaTheme="minorEastAsia" w:hAnsiTheme="minorHAnsi" w:cstheme="minorBidi"/>
          <w:b w:val="0"/>
          <w:noProof/>
          <w:lang w:eastAsia="pt-BR"/>
        </w:rPr>
        <w:tab/>
      </w:r>
      <w:r w:rsidRPr="00973BFF">
        <w:rPr>
          <w:rStyle w:val="Hyperlink"/>
          <w:noProof/>
        </w:rPr>
        <w:t>Definição dos critérios e características desejadas em uma ferramenta BPMS</w:t>
      </w:r>
      <w:r>
        <w:rPr>
          <w:noProof/>
        </w:rPr>
        <w:tab/>
      </w:r>
      <w:r>
        <w:rPr>
          <w:noProof/>
        </w:rPr>
        <w:fldChar w:fldCharType="begin"/>
      </w:r>
      <w:r>
        <w:rPr>
          <w:noProof/>
        </w:rPr>
        <w:instrText xml:space="preserve"> PAGEREF _Toc485751701 \h </w:instrText>
      </w:r>
      <w:r>
        <w:rPr>
          <w:noProof/>
        </w:rPr>
      </w:r>
      <w:r>
        <w:rPr>
          <w:noProof/>
        </w:rPr>
        <w:fldChar w:fldCharType="separate"/>
      </w:r>
      <w:r>
        <w:rPr>
          <w:noProof/>
        </w:rPr>
        <w:t>49</w:t>
      </w:r>
      <w:r>
        <w:rPr>
          <w:noProof/>
        </w:rPr>
        <w:fldChar w:fldCharType="end"/>
      </w:r>
      <w:r w:rsidRPr="00973BFF">
        <w:rPr>
          <w:rStyle w:val="Hyperlink"/>
          <w:noProof/>
        </w:rPr>
        <w:fldChar w:fldCharType="end"/>
      </w:r>
    </w:p>
    <w:p w14:paraId="07625322" w14:textId="5816C794" w:rsidR="00E8785A" w:rsidRDefault="00E8785A">
      <w:pPr>
        <w:pStyle w:val="Sumrio3"/>
        <w:spacing w:line="360" w:lineRule="auto"/>
        <w:rPr>
          <w:rFonts w:asciiTheme="minorHAnsi" w:eastAsiaTheme="minorEastAsia" w:hAnsiTheme="minorHAnsi" w:cstheme="minorBidi"/>
          <w:b w:val="0"/>
          <w:noProof/>
          <w:lang w:eastAsia="pt-BR"/>
        </w:rPr>
        <w:pPrChange w:id="4" w:author="Patrick Machado" w:date="2017-06-20T19:52:00Z">
          <w:pPr>
            <w:pStyle w:val="Sumrio3"/>
          </w:pPr>
        </w:pPrChange>
      </w:pPr>
      <w:r w:rsidRPr="00973BFF">
        <w:rPr>
          <w:rStyle w:val="Hyperlink"/>
          <w:noProof/>
        </w:rPr>
        <w:fldChar w:fldCharType="begin"/>
      </w:r>
      <w:r w:rsidRPr="00973BFF">
        <w:rPr>
          <w:rStyle w:val="Hyperlink"/>
          <w:noProof/>
        </w:rPr>
        <w:instrText xml:space="preserve"> </w:instrText>
      </w:r>
      <w:r>
        <w:rPr>
          <w:noProof/>
        </w:rPr>
        <w:instrText>HYPERLINK \l "_Toc485751702"</w:instrText>
      </w:r>
      <w:r w:rsidRPr="00973BFF">
        <w:rPr>
          <w:rStyle w:val="Hyperlink"/>
          <w:noProof/>
        </w:rPr>
        <w:instrText xml:space="preserve"> </w:instrText>
      </w:r>
      <w:r w:rsidRPr="00973BFF">
        <w:rPr>
          <w:rStyle w:val="Hyperlink"/>
          <w:noProof/>
        </w:rPr>
        <w:fldChar w:fldCharType="separate"/>
      </w:r>
      <w:r w:rsidRPr="00973BFF">
        <w:rPr>
          <w:rStyle w:val="Hyperlink"/>
          <w:noProof/>
        </w:rPr>
        <w:t>3.2.2</w:t>
      </w:r>
      <w:r>
        <w:rPr>
          <w:rFonts w:asciiTheme="minorHAnsi" w:eastAsiaTheme="minorEastAsia" w:hAnsiTheme="minorHAnsi" w:cstheme="minorBidi"/>
          <w:b w:val="0"/>
          <w:noProof/>
          <w:lang w:eastAsia="pt-BR"/>
        </w:rPr>
        <w:tab/>
      </w:r>
      <w:r w:rsidRPr="00973BFF">
        <w:rPr>
          <w:rStyle w:val="Hyperlink"/>
          <w:noProof/>
        </w:rPr>
        <w:t>Levantamento das ferramentas BPMS gratuitas disponíveis</w:t>
      </w:r>
      <w:r>
        <w:rPr>
          <w:noProof/>
        </w:rPr>
        <w:tab/>
      </w:r>
      <w:r>
        <w:rPr>
          <w:noProof/>
        </w:rPr>
        <w:fldChar w:fldCharType="begin"/>
      </w:r>
      <w:r>
        <w:rPr>
          <w:noProof/>
        </w:rPr>
        <w:instrText xml:space="preserve"> PAGEREF _Toc485751702 \h </w:instrText>
      </w:r>
      <w:r>
        <w:rPr>
          <w:noProof/>
        </w:rPr>
      </w:r>
      <w:r>
        <w:rPr>
          <w:noProof/>
        </w:rPr>
        <w:fldChar w:fldCharType="separate"/>
      </w:r>
      <w:r>
        <w:rPr>
          <w:noProof/>
        </w:rPr>
        <w:t>49</w:t>
      </w:r>
      <w:r>
        <w:rPr>
          <w:noProof/>
        </w:rPr>
        <w:fldChar w:fldCharType="end"/>
      </w:r>
      <w:r w:rsidRPr="00973BFF">
        <w:rPr>
          <w:rStyle w:val="Hyperlink"/>
          <w:noProof/>
        </w:rPr>
        <w:fldChar w:fldCharType="end"/>
      </w:r>
    </w:p>
    <w:p w14:paraId="621BF61F" w14:textId="6F9AC82D" w:rsidR="00E8785A" w:rsidRDefault="00E8785A">
      <w:pPr>
        <w:pStyle w:val="Sumrio3"/>
        <w:spacing w:line="360" w:lineRule="auto"/>
        <w:rPr>
          <w:rFonts w:asciiTheme="minorHAnsi" w:eastAsiaTheme="minorEastAsia" w:hAnsiTheme="minorHAnsi" w:cstheme="minorBidi"/>
          <w:b w:val="0"/>
          <w:noProof/>
          <w:lang w:eastAsia="pt-BR"/>
        </w:rPr>
        <w:pPrChange w:id="5" w:author="Patrick Machado" w:date="2017-06-20T19:52:00Z">
          <w:pPr>
            <w:pStyle w:val="Sumrio3"/>
          </w:pPr>
        </w:pPrChange>
      </w:pPr>
      <w:r w:rsidRPr="00973BFF">
        <w:rPr>
          <w:rStyle w:val="Hyperlink"/>
          <w:noProof/>
        </w:rPr>
        <w:fldChar w:fldCharType="begin"/>
      </w:r>
      <w:r w:rsidRPr="00973BFF">
        <w:rPr>
          <w:rStyle w:val="Hyperlink"/>
          <w:noProof/>
        </w:rPr>
        <w:instrText xml:space="preserve"> </w:instrText>
      </w:r>
      <w:r>
        <w:rPr>
          <w:noProof/>
        </w:rPr>
        <w:instrText>HYPERLINK \l "_Toc485751703"</w:instrText>
      </w:r>
      <w:r w:rsidRPr="00973BFF">
        <w:rPr>
          <w:rStyle w:val="Hyperlink"/>
          <w:noProof/>
        </w:rPr>
        <w:instrText xml:space="preserve"> </w:instrText>
      </w:r>
      <w:r w:rsidRPr="00973BFF">
        <w:rPr>
          <w:rStyle w:val="Hyperlink"/>
          <w:noProof/>
        </w:rPr>
        <w:fldChar w:fldCharType="separate"/>
      </w:r>
      <w:r w:rsidRPr="00973BFF">
        <w:rPr>
          <w:rStyle w:val="Hyperlink"/>
          <w:noProof/>
        </w:rPr>
        <w:t>3.2.3</w:t>
      </w:r>
      <w:r>
        <w:rPr>
          <w:rFonts w:asciiTheme="minorHAnsi" w:eastAsiaTheme="minorEastAsia" w:hAnsiTheme="minorHAnsi" w:cstheme="minorBidi"/>
          <w:b w:val="0"/>
          <w:noProof/>
          <w:lang w:eastAsia="pt-BR"/>
        </w:rPr>
        <w:tab/>
      </w:r>
      <w:r w:rsidRPr="00973BFF">
        <w:rPr>
          <w:rStyle w:val="Hyperlink"/>
          <w:noProof/>
        </w:rPr>
        <w:t>Determinação de um modelo de processos fictício</w:t>
      </w:r>
      <w:r>
        <w:rPr>
          <w:noProof/>
        </w:rPr>
        <w:tab/>
      </w:r>
      <w:r>
        <w:rPr>
          <w:noProof/>
        </w:rPr>
        <w:fldChar w:fldCharType="begin"/>
      </w:r>
      <w:r>
        <w:rPr>
          <w:noProof/>
        </w:rPr>
        <w:instrText xml:space="preserve"> PAGEREF _Toc485751703 \h </w:instrText>
      </w:r>
      <w:r>
        <w:rPr>
          <w:noProof/>
        </w:rPr>
      </w:r>
      <w:r>
        <w:rPr>
          <w:noProof/>
        </w:rPr>
        <w:fldChar w:fldCharType="separate"/>
      </w:r>
      <w:r>
        <w:rPr>
          <w:noProof/>
        </w:rPr>
        <w:t>49</w:t>
      </w:r>
      <w:r>
        <w:rPr>
          <w:noProof/>
        </w:rPr>
        <w:fldChar w:fldCharType="end"/>
      </w:r>
      <w:r w:rsidRPr="00973BFF">
        <w:rPr>
          <w:rStyle w:val="Hyperlink"/>
          <w:noProof/>
        </w:rPr>
        <w:fldChar w:fldCharType="end"/>
      </w:r>
    </w:p>
    <w:p w14:paraId="65BDFAFF" w14:textId="565FD076" w:rsidR="00E8785A" w:rsidRDefault="00E8785A">
      <w:pPr>
        <w:pStyle w:val="Sumrio3"/>
        <w:spacing w:line="360" w:lineRule="auto"/>
        <w:rPr>
          <w:rFonts w:asciiTheme="minorHAnsi" w:eastAsiaTheme="minorEastAsia" w:hAnsiTheme="minorHAnsi" w:cstheme="minorBidi"/>
          <w:b w:val="0"/>
          <w:noProof/>
          <w:lang w:eastAsia="pt-BR"/>
        </w:rPr>
        <w:pPrChange w:id="6" w:author="Patrick Machado" w:date="2017-06-20T19:52:00Z">
          <w:pPr>
            <w:pStyle w:val="Sumrio3"/>
          </w:pPr>
        </w:pPrChange>
      </w:pPr>
      <w:r w:rsidRPr="00973BFF">
        <w:rPr>
          <w:rStyle w:val="Hyperlink"/>
          <w:noProof/>
        </w:rPr>
        <w:fldChar w:fldCharType="begin"/>
      </w:r>
      <w:r w:rsidRPr="00973BFF">
        <w:rPr>
          <w:rStyle w:val="Hyperlink"/>
          <w:noProof/>
        </w:rPr>
        <w:instrText xml:space="preserve"> </w:instrText>
      </w:r>
      <w:r>
        <w:rPr>
          <w:noProof/>
        </w:rPr>
        <w:instrText>HYPERLINK \l "_Toc485751704"</w:instrText>
      </w:r>
      <w:r w:rsidRPr="00973BFF">
        <w:rPr>
          <w:rStyle w:val="Hyperlink"/>
          <w:noProof/>
        </w:rPr>
        <w:instrText xml:space="preserve"> </w:instrText>
      </w:r>
      <w:r w:rsidRPr="00973BFF">
        <w:rPr>
          <w:rStyle w:val="Hyperlink"/>
          <w:noProof/>
        </w:rPr>
        <w:fldChar w:fldCharType="separate"/>
      </w:r>
      <w:r w:rsidRPr="00973BFF">
        <w:rPr>
          <w:rStyle w:val="Hyperlink"/>
          <w:noProof/>
        </w:rPr>
        <w:t>3.2.4</w:t>
      </w:r>
      <w:r>
        <w:rPr>
          <w:rFonts w:asciiTheme="minorHAnsi" w:eastAsiaTheme="minorEastAsia" w:hAnsiTheme="minorHAnsi" w:cstheme="minorBidi"/>
          <w:b w:val="0"/>
          <w:noProof/>
          <w:lang w:eastAsia="pt-BR"/>
        </w:rPr>
        <w:tab/>
      </w:r>
      <w:r w:rsidRPr="00973BFF">
        <w:rPr>
          <w:rStyle w:val="Hyperlink"/>
          <w:noProof/>
        </w:rPr>
        <w:t>Seleção das ferramentas que serão analisadas</w:t>
      </w:r>
      <w:r>
        <w:rPr>
          <w:noProof/>
        </w:rPr>
        <w:tab/>
      </w:r>
      <w:r>
        <w:rPr>
          <w:noProof/>
        </w:rPr>
        <w:fldChar w:fldCharType="begin"/>
      </w:r>
      <w:r>
        <w:rPr>
          <w:noProof/>
        </w:rPr>
        <w:instrText xml:space="preserve"> PAGEREF _Toc485751704 \h </w:instrText>
      </w:r>
      <w:r>
        <w:rPr>
          <w:noProof/>
        </w:rPr>
      </w:r>
      <w:r>
        <w:rPr>
          <w:noProof/>
        </w:rPr>
        <w:fldChar w:fldCharType="separate"/>
      </w:r>
      <w:r>
        <w:rPr>
          <w:noProof/>
        </w:rPr>
        <w:t>50</w:t>
      </w:r>
      <w:r>
        <w:rPr>
          <w:noProof/>
        </w:rPr>
        <w:fldChar w:fldCharType="end"/>
      </w:r>
      <w:r w:rsidRPr="00973BFF">
        <w:rPr>
          <w:rStyle w:val="Hyperlink"/>
          <w:noProof/>
        </w:rPr>
        <w:fldChar w:fldCharType="end"/>
      </w:r>
    </w:p>
    <w:p w14:paraId="4452EC84" w14:textId="602F6A9F" w:rsidR="00E8785A" w:rsidRDefault="00E8785A">
      <w:pPr>
        <w:pStyle w:val="Sumrio3"/>
        <w:spacing w:line="360" w:lineRule="auto"/>
        <w:rPr>
          <w:rFonts w:asciiTheme="minorHAnsi" w:eastAsiaTheme="minorEastAsia" w:hAnsiTheme="minorHAnsi" w:cstheme="minorBidi"/>
          <w:b w:val="0"/>
          <w:noProof/>
          <w:lang w:eastAsia="pt-BR"/>
        </w:rPr>
        <w:pPrChange w:id="7" w:author="Patrick Machado" w:date="2017-06-20T19:52:00Z">
          <w:pPr>
            <w:pStyle w:val="Sumrio3"/>
          </w:pPr>
        </w:pPrChange>
      </w:pPr>
      <w:r w:rsidRPr="00973BFF">
        <w:rPr>
          <w:rStyle w:val="Hyperlink"/>
          <w:noProof/>
        </w:rPr>
        <w:fldChar w:fldCharType="begin"/>
      </w:r>
      <w:r w:rsidRPr="00973BFF">
        <w:rPr>
          <w:rStyle w:val="Hyperlink"/>
          <w:noProof/>
        </w:rPr>
        <w:instrText xml:space="preserve"> </w:instrText>
      </w:r>
      <w:r>
        <w:rPr>
          <w:noProof/>
        </w:rPr>
        <w:instrText>HYPERLINK \l "_Toc485751705"</w:instrText>
      </w:r>
      <w:r w:rsidRPr="00973BFF">
        <w:rPr>
          <w:rStyle w:val="Hyperlink"/>
          <w:noProof/>
        </w:rPr>
        <w:instrText xml:space="preserve"> </w:instrText>
      </w:r>
      <w:r w:rsidRPr="00973BFF">
        <w:rPr>
          <w:rStyle w:val="Hyperlink"/>
          <w:noProof/>
        </w:rPr>
        <w:fldChar w:fldCharType="separate"/>
      </w:r>
      <w:r w:rsidRPr="00973BFF">
        <w:rPr>
          <w:rStyle w:val="Hyperlink"/>
          <w:noProof/>
        </w:rPr>
        <w:t>3.2.5</w:t>
      </w:r>
      <w:r>
        <w:rPr>
          <w:rFonts w:asciiTheme="minorHAnsi" w:eastAsiaTheme="minorEastAsia" w:hAnsiTheme="minorHAnsi" w:cstheme="minorBidi"/>
          <w:b w:val="0"/>
          <w:noProof/>
          <w:lang w:eastAsia="pt-BR"/>
        </w:rPr>
        <w:tab/>
      </w:r>
      <w:r w:rsidRPr="00973BFF">
        <w:rPr>
          <w:rStyle w:val="Hyperlink"/>
          <w:noProof/>
        </w:rPr>
        <w:t>Análise das ferramentas selecionadas</w:t>
      </w:r>
      <w:r>
        <w:rPr>
          <w:noProof/>
        </w:rPr>
        <w:tab/>
      </w:r>
      <w:r>
        <w:rPr>
          <w:noProof/>
        </w:rPr>
        <w:fldChar w:fldCharType="begin"/>
      </w:r>
      <w:r>
        <w:rPr>
          <w:noProof/>
        </w:rPr>
        <w:instrText xml:space="preserve"> PAGEREF _Toc485751705 \h </w:instrText>
      </w:r>
      <w:r>
        <w:rPr>
          <w:noProof/>
        </w:rPr>
      </w:r>
      <w:r>
        <w:rPr>
          <w:noProof/>
        </w:rPr>
        <w:fldChar w:fldCharType="separate"/>
      </w:r>
      <w:r>
        <w:rPr>
          <w:noProof/>
        </w:rPr>
        <w:t>50</w:t>
      </w:r>
      <w:r>
        <w:rPr>
          <w:noProof/>
        </w:rPr>
        <w:fldChar w:fldCharType="end"/>
      </w:r>
      <w:r w:rsidRPr="00973BFF">
        <w:rPr>
          <w:rStyle w:val="Hyperlink"/>
          <w:noProof/>
        </w:rPr>
        <w:fldChar w:fldCharType="end"/>
      </w:r>
    </w:p>
    <w:p w14:paraId="3C4862AA" w14:textId="1FB93B95" w:rsidR="00E8785A" w:rsidRDefault="00E8785A">
      <w:pPr>
        <w:pStyle w:val="Sumrio3"/>
        <w:spacing w:line="360" w:lineRule="auto"/>
        <w:rPr>
          <w:rFonts w:asciiTheme="minorHAnsi" w:eastAsiaTheme="minorEastAsia" w:hAnsiTheme="minorHAnsi" w:cstheme="minorBidi"/>
          <w:b w:val="0"/>
          <w:noProof/>
          <w:lang w:eastAsia="pt-BR"/>
        </w:rPr>
        <w:pPrChange w:id="8" w:author="Patrick Machado" w:date="2017-06-20T19:52:00Z">
          <w:pPr>
            <w:pStyle w:val="Sumrio3"/>
          </w:pPr>
        </w:pPrChange>
      </w:pPr>
      <w:r w:rsidRPr="00973BFF">
        <w:rPr>
          <w:rStyle w:val="Hyperlink"/>
          <w:noProof/>
        </w:rPr>
        <w:fldChar w:fldCharType="begin"/>
      </w:r>
      <w:r w:rsidRPr="00973BFF">
        <w:rPr>
          <w:rStyle w:val="Hyperlink"/>
          <w:noProof/>
        </w:rPr>
        <w:instrText xml:space="preserve"> </w:instrText>
      </w:r>
      <w:r>
        <w:rPr>
          <w:noProof/>
        </w:rPr>
        <w:instrText>HYPERLINK \l "_Toc485751706"</w:instrText>
      </w:r>
      <w:r w:rsidRPr="00973BFF">
        <w:rPr>
          <w:rStyle w:val="Hyperlink"/>
          <w:noProof/>
        </w:rPr>
        <w:instrText xml:space="preserve"> </w:instrText>
      </w:r>
      <w:r w:rsidRPr="00973BFF">
        <w:rPr>
          <w:rStyle w:val="Hyperlink"/>
          <w:noProof/>
        </w:rPr>
        <w:fldChar w:fldCharType="separate"/>
      </w:r>
      <w:r w:rsidRPr="00973BFF">
        <w:rPr>
          <w:rStyle w:val="Hyperlink"/>
          <w:noProof/>
        </w:rPr>
        <w:t>3.2.6</w:t>
      </w:r>
      <w:r>
        <w:rPr>
          <w:rFonts w:asciiTheme="minorHAnsi" w:eastAsiaTheme="minorEastAsia" w:hAnsiTheme="minorHAnsi" w:cstheme="minorBidi"/>
          <w:b w:val="0"/>
          <w:noProof/>
          <w:lang w:eastAsia="pt-BR"/>
        </w:rPr>
        <w:tab/>
      </w:r>
      <w:r w:rsidRPr="00973BFF">
        <w:rPr>
          <w:rStyle w:val="Hyperlink"/>
          <w:noProof/>
        </w:rPr>
        <w:t>Descrição dos resultados obtidos</w:t>
      </w:r>
      <w:r>
        <w:rPr>
          <w:noProof/>
        </w:rPr>
        <w:tab/>
      </w:r>
      <w:r>
        <w:rPr>
          <w:noProof/>
        </w:rPr>
        <w:fldChar w:fldCharType="begin"/>
      </w:r>
      <w:r>
        <w:rPr>
          <w:noProof/>
        </w:rPr>
        <w:instrText xml:space="preserve"> PAGEREF _Toc485751706 \h </w:instrText>
      </w:r>
      <w:r>
        <w:rPr>
          <w:noProof/>
        </w:rPr>
      </w:r>
      <w:r>
        <w:rPr>
          <w:noProof/>
        </w:rPr>
        <w:fldChar w:fldCharType="separate"/>
      </w:r>
      <w:r>
        <w:rPr>
          <w:noProof/>
        </w:rPr>
        <w:t>50</w:t>
      </w:r>
      <w:r>
        <w:rPr>
          <w:noProof/>
        </w:rPr>
        <w:fldChar w:fldCharType="end"/>
      </w:r>
      <w:r w:rsidRPr="00973BFF">
        <w:rPr>
          <w:rStyle w:val="Hyperlink"/>
          <w:noProof/>
        </w:rPr>
        <w:fldChar w:fldCharType="end"/>
      </w:r>
    </w:p>
    <w:p w14:paraId="3FFDDE03" w14:textId="0239D63C" w:rsidR="00E8785A" w:rsidRDefault="00E8785A">
      <w:pPr>
        <w:pStyle w:val="Sumrio2"/>
        <w:spacing w:line="360" w:lineRule="auto"/>
        <w:rPr>
          <w:rFonts w:asciiTheme="minorHAnsi" w:eastAsiaTheme="minorEastAsia" w:hAnsiTheme="minorHAnsi" w:cstheme="minorBidi"/>
          <w:bCs w:val="0"/>
          <w:caps w:val="0"/>
          <w:noProof/>
          <w:lang w:eastAsia="pt-BR"/>
        </w:rPr>
        <w:pPrChange w:id="9" w:author="Patrick Machado" w:date="2017-06-20T19:52:00Z">
          <w:pPr>
            <w:pStyle w:val="Sumrio2"/>
          </w:pPr>
        </w:pPrChange>
      </w:pPr>
      <w:r w:rsidRPr="00973BFF">
        <w:rPr>
          <w:rStyle w:val="Hyperlink"/>
          <w:noProof/>
        </w:rPr>
        <w:fldChar w:fldCharType="begin"/>
      </w:r>
      <w:r w:rsidRPr="00973BFF">
        <w:rPr>
          <w:rStyle w:val="Hyperlink"/>
          <w:noProof/>
        </w:rPr>
        <w:instrText xml:space="preserve"> </w:instrText>
      </w:r>
      <w:r>
        <w:rPr>
          <w:noProof/>
        </w:rPr>
        <w:instrText>HYPERLINK \l "_Toc485751707"</w:instrText>
      </w:r>
      <w:r w:rsidRPr="00973BFF">
        <w:rPr>
          <w:rStyle w:val="Hyperlink"/>
          <w:noProof/>
        </w:rPr>
        <w:instrText xml:space="preserve"> </w:instrText>
      </w:r>
      <w:r w:rsidRPr="00973BFF">
        <w:rPr>
          <w:rStyle w:val="Hyperlink"/>
          <w:noProof/>
        </w:rPr>
        <w:fldChar w:fldCharType="separate"/>
      </w:r>
      <w:r w:rsidRPr="00973BFF">
        <w:rPr>
          <w:rStyle w:val="Hyperlink"/>
          <w:noProof/>
        </w:rPr>
        <w:t>3.3</w:t>
      </w:r>
      <w:r>
        <w:rPr>
          <w:rFonts w:asciiTheme="minorHAnsi" w:eastAsiaTheme="minorEastAsia" w:hAnsiTheme="minorHAnsi" w:cstheme="minorBidi"/>
          <w:bCs w:val="0"/>
          <w:caps w:val="0"/>
          <w:noProof/>
          <w:lang w:eastAsia="pt-BR"/>
        </w:rPr>
        <w:tab/>
      </w:r>
      <w:r w:rsidRPr="00973BFF">
        <w:rPr>
          <w:rStyle w:val="Hyperlink"/>
          <w:noProof/>
        </w:rPr>
        <w:t>DELIMITAÇÕES</w:t>
      </w:r>
      <w:r>
        <w:rPr>
          <w:noProof/>
        </w:rPr>
        <w:tab/>
      </w:r>
      <w:r>
        <w:rPr>
          <w:noProof/>
        </w:rPr>
        <w:fldChar w:fldCharType="begin"/>
      </w:r>
      <w:r>
        <w:rPr>
          <w:noProof/>
        </w:rPr>
        <w:instrText xml:space="preserve"> PAGEREF _Toc485751707 \h </w:instrText>
      </w:r>
      <w:r>
        <w:rPr>
          <w:noProof/>
        </w:rPr>
      </w:r>
      <w:r>
        <w:rPr>
          <w:noProof/>
        </w:rPr>
        <w:fldChar w:fldCharType="separate"/>
      </w:r>
      <w:r>
        <w:rPr>
          <w:noProof/>
        </w:rPr>
        <w:t>51</w:t>
      </w:r>
      <w:r>
        <w:rPr>
          <w:noProof/>
        </w:rPr>
        <w:fldChar w:fldCharType="end"/>
      </w:r>
      <w:r w:rsidRPr="00973BFF">
        <w:rPr>
          <w:rStyle w:val="Hyperlink"/>
          <w:noProof/>
        </w:rPr>
        <w:fldChar w:fldCharType="end"/>
      </w:r>
    </w:p>
    <w:p w14:paraId="093AF328" w14:textId="6A4F72A9" w:rsidR="00E8785A" w:rsidRDefault="00E8785A" w:rsidP="00E435D2">
      <w:pPr>
        <w:pStyle w:val="Sumrio1"/>
        <w:tabs>
          <w:tab w:val="right" w:leader="dot" w:pos="9060"/>
        </w:tabs>
        <w:spacing w:before="0" w:after="0" w:line="360" w:lineRule="auto"/>
        <w:rPr>
          <w:rFonts w:asciiTheme="minorHAnsi" w:eastAsiaTheme="minorEastAsia" w:hAnsiTheme="minorHAnsi" w:cstheme="minorBidi"/>
          <w:b w:val="0"/>
          <w:bCs w:val="0"/>
          <w:caps w:val="0"/>
          <w:noProof/>
          <w:lang w:eastAsia="pt-BR"/>
        </w:rPr>
      </w:pPr>
      <w:hyperlink w:anchor="_Toc485751708" w:history="1">
        <w:r w:rsidRPr="00973BFF">
          <w:rPr>
            <w:rStyle w:val="Hyperlink"/>
            <w:noProof/>
          </w:rPr>
          <w:t>REFERÊNCIAS</w:t>
        </w:r>
        <w:r>
          <w:rPr>
            <w:noProof/>
          </w:rPr>
          <w:tab/>
        </w:r>
        <w:r>
          <w:rPr>
            <w:noProof/>
          </w:rPr>
          <w:fldChar w:fldCharType="begin"/>
        </w:r>
        <w:r>
          <w:rPr>
            <w:noProof/>
          </w:rPr>
          <w:instrText xml:space="preserve"> PAGEREF _Toc485751708 \h </w:instrText>
        </w:r>
        <w:r>
          <w:rPr>
            <w:noProof/>
          </w:rPr>
        </w:r>
        <w:r>
          <w:rPr>
            <w:noProof/>
          </w:rPr>
          <w:fldChar w:fldCharType="separate"/>
        </w:r>
        <w:r>
          <w:rPr>
            <w:noProof/>
          </w:rPr>
          <w:t>52</w:t>
        </w:r>
        <w:r>
          <w:rPr>
            <w:noProof/>
          </w:rPr>
          <w:fldChar w:fldCharType="end"/>
        </w:r>
      </w:hyperlink>
    </w:p>
    <w:p w14:paraId="358F05BF" w14:textId="53DAEFA8" w:rsidR="00E8785A" w:rsidRDefault="00E8785A" w:rsidP="00E435D2">
      <w:pPr>
        <w:pStyle w:val="Sumrio1"/>
        <w:tabs>
          <w:tab w:val="right" w:leader="dot" w:pos="9060"/>
        </w:tabs>
        <w:spacing w:before="0" w:after="0" w:line="360" w:lineRule="auto"/>
        <w:rPr>
          <w:rFonts w:asciiTheme="minorHAnsi" w:eastAsiaTheme="minorEastAsia" w:hAnsiTheme="minorHAnsi" w:cstheme="minorBidi"/>
          <w:b w:val="0"/>
          <w:bCs w:val="0"/>
          <w:caps w:val="0"/>
          <w:noProof/>
          <w:lang w:eastAsia="pt-BR"/>
        </w:rPr>
      </w:pPr>
      <w:hyperlink w:anchor="_Toc485751709" w:history="1">
        <w:r w:rsidRPr="00973BFF">
          <w:rPr>
            <w:rStyle w:val="Hyperlink"/>
            <w:noProof/>
          </w:rPr>
          <w:t>APÊNDICES</w:t>
        </w:r>
        <w:r>
          <w:rPr>
            <w:noProof/>
          </w:rPr>
          <w:tab/>
        </w:r>
        <w:r>
          <w:rPr>
            <w:noProof/>
          </w:rPr>
          <w:fldChar w:fldCharType="begin"/>
        </w:r>
        <w:r>
          <w:rPr>
            <w:noProof/>
          </w:rPr>
          <w:instrText xml:space="preserve"> PAGEREF _Toc485751709 \h </w:instrText>
        </w:r>
        <w:r>
          <w:rPr>
            <w:noProof/>
          </w:rPr>
        </w:r>
        <w:r>
          <w:rPr>
            <w:noProof/>
          </w:rPr>
          <w:fldChar w:fldCharType="separate"/>
        </w:r>
        <w:r>
          <w:rPr>
            <w:noProof/>
          </w:rPr>
          <w:t>56</w:t>
        </w:r>
        <w:r>
          <w:rPr>
            <w:noProof/>
          </w:rPr>
          <w:fldChar w:fldCharType="end"/>
        </w:r>
      </w:hyperlink>
    </w:p>
    <w:p w14:paraId="4ADC3D6A" w14:textId="2C0AE7BF" w:rsidR="00E8785A" w:rsidRDefault="00E8785A" w:rsidP="00E435D2">
      <w:pPr>
        <w:pStyle w:val="Sumrio1"/>
        <w:tabs>
          <w:tab w:val="right" w:leader="dot" w:pos="9060"/>
        </w:tabs>
        <w:spacing w:before="0" w:after="0" w:line="360" w:lineRule="auto"/>
        <w:rPr>
          <w:rFonts w:asciiTheme="minorHAnsi" w:eastAsiaTheme="minorEastAsia" w:hAnsiTheme="minorHAnsi" w:cstheme="minorBidi"/>
          <w:b w:val="0"/>
          <w:bCs w:val="0"/>
          <w:caps w:val="0"/>
          <w:noProof/>
          <w:lang w:eastAsia="pt-BR"/>
        </w:rPr>
      </w:pPr>
      <w:hyperlink w:anchor="_Toc485751710" w:history="1">
        <w:r w:rsidRPr="00973BFF">
          <w:rPr>
            <w:rStyle w:val="Hyperlink"/>
            <w:noProof/>
          </w:rPr>
          <w:t>APÊNDICE A – Cronograma de desenvolvimento do projeto</w:t>
        </w:r>
        <w:r>
          <w:rPr>
            <w:noProof/>
          </w:rPr>
          <w:tab/>
        </w:r>
        <w:r>
          <w:rPr>
            <w:noProof/>
          </w:rPr>
          <w:fldChar w:fldCharType="begin"/>
        </w:r>
        <w:r>
          <w:rPr>
            <w:noProof/>
          </w:rPr>
          <w:instrText xml:space="preserve"> PAGEREF _Toc485751710 \h </w:instrText>
        </w:r>
        <w:r>
          <w:rPr>
            <w:noProof/>
          </w:rPr>
        </w:r>
        <w:r>
          <w:rPr>
            <w:noProof/>
          </w:rPr>
          <w:fldChar w:fldCharType="separate"/>
        </w:r>
        <w:r>
          <w:rPr>
            <w:noProof/>
          </w:rPr>
          <w:t>57</w:t>
        </w:r>
        <w:r>
          <w:rPr>
            <w:noProof/>
          </w:rPr>
          <w:fldChar w:fldCharType="end"/>
        </w:r>
      </w:hyperlink>
    </w:p>
    <w:p w14:paraId="00708947" w14:textId="1A58D549" w:rsidR="005A00EE" w:rsidDel="00E8785A" w:rsidRDefault="005A00EE">
      <w:pPr>
        <w:pStyle w:val="Sumrio1"/>
        <w:tabs>
          <w:tab w:val="left" w:pos="330"/>
          <w:tab w:val="right" w:leader="dot" w:pos="9060"/>
        </w:tabs>
        <w:spacing w:before="0" w:after="0" w:line="360" w:lineRule="auto"/>
        <w:rPr>
          <w:del w:id="10" w:author="Patrick Machado" w:date="2017-06-20T19:51:00Z"/>
          <w:rFonts w:asciiTheme="minorHAnsi" w:eastAsiaTheme="minorEastAsia" w:hAnsiTheme="minorHAnsi" w:cstheme="minorBidi"/>
          <w:b w:val="0"/>
          <w:bCs w:val="0"/>
          <w:caps w:val="0"/>
          <w:noProof/>
          <w:lang w:eastAsia="pt-BR"/>
        </w:rPr>
      </w:pPr>
      <w:del w:id="11" w:author="Patrick Machado" w:date="2017-06-20T19:51:00Z">
        <w:r w:rsidRPr="00E8785A" w:rsidDel="00E8785A">
          <w:rPr>
            <w:rPrChange w:id="12" w:author="Patrick Machado" w:date="2017-06-20T19:51:00Z">
              <w:rPr>
                <w:rStyle w:val="Hyperlink"/>
                <w:noProof/>
              </w:rPr>
            </w:rPrChange>
          </w:rPr>
          <w:delText>1</w:delText>
        </w:r>
        <w:r w:rsidDel="00E8785A">
          <w:rPr>
            <w:rFonts w:asciiTheme="minorHAnsi" w:eastAsiaTheme="minorEastAsia" w:hAnsiTheme="minorHAnsi" w:cstheme="minorBidi"/>
            <w:b w:val="0"/>
            <w:bCs w:val="0"/>
            <w:caps w:val="0"/>
            <w:noProof/>
            <w:lang w:eastAsia="pt-BR"/>
          </w:rPr>
          <w:tab/>
        </w:r>
        <w:r w:rsidRPr="00E8785A" w:rsidDel="00E8785A">
          <w:rPr>
            <w:rPrChange w:id="13" w:author="Patrick Machado" w:date="2017-06-20T19:51:00Z">
              <w:rPr>
                <w:rStyle w:val="Hyperlink"/>
                <w:noProof/>
              </w:rPr>
            </w:rPrChange>
          </w:rPr>
          <w:delText>INTRODUÇÃO</w:delText>
        </w:r>
        <w:r w:rsidDel="00E8785A">
          <w:rPr>
            <w:noProof/>
          </w:rPr>
          <w:tab/>
        </w:r>
        <w:r w:rsidR="002A0247" w:rsidDel="00E8785A">
          <w:rPr>
            <w:noProof/>
          </w:rPr>
          <w:delText>13</w:delText>
        </w:r>
      </w:del>
    </w:p>
    <w:p w14:paraId="784F09FC" w14:textId="34F95161" w:rsidR="005A00EE" w:rsidDel="00E8785A" w:rsidRDefault="005A00EE">
      <w:pPr>
        <w:pStyle w:val="Sumrio2"/>
        <w:spacing w:line="360" w:lineRule="auto"/>
        <w:rPr>
          <w:del w:id="14" w:author="Patrick Machado" w:date="2017-06-20T19:51:00Z"/>
          <w:rFonts w:asciiTheme="minorHAnsi" w:eastAsiaTheme="minorEastAsia" w:hAnsiTheme="minorHAnsi" w:cstheme="minorBidi"/>
          <w:bCs w:val="0"/>
          <w:caps w:val="0"/>
          <w:noProof/>
          <w:lang w:eastAsia="pt-BR"/>
        </w:rPr>
      </w:pPr>
      <w:del w:id="15" w:author="Patrick Machado" w:date="2017-06-20T19:51:00Z">
        <w:r w:rsidRPr="00E8785A" w:rsidDel="00E8785A">
          <w:rPr>
            <w:rPrChange w:id="16" w:author="Patrick Machado" w:date="2017-06-20T19:51:00Z">
              <w:rPr>
                <w:rStyle w:val="Hyperlink"/>
                <w:noProof/>
              </w:rPr>
            </w:rPrChange>
          </w:rPr>
          <w:delText>1.1</w:delText>
        </w:r>
        <w:r w:rsidDel="00E8785A">
          <w:rPr>
            <w:rFonts w:asciiTheme="minorHAnsi" w:eastAsiaTheme="minorEastAsia" w:hAnsiTheme="minorHAnsi" w:cstheme="minorBidi"/>
            <w:bCs w:val="0"/>
            <w:caps w:val="0"/>
            <w:noProof/>
            <w:lang w:eastAsia="pt-BR"/>
          </w:rPr>
          <w:tab/>
        </w:r>
        <w:r w:rsidRPr="00E8785A" w:rsidDel="00E8785A">
          <w:rPr>
            <w:rPrChange w:id="17" w:author="Patrick Machado" w:date="2017-06-20T19:51:00Z">
              <w:rPr>
                <w:rStyle w:val="Hyperlink"/>
                <w:noProof/>
              </w:rPr>
            </w:rPrChange>
          </w:rPr>
          <w:delText>PROBLEMÁTICA</w:delText>
        </w:r>
        <w:r w:rsidDel="00E8785A">
          <w:rPr>
            <w:noProof/>
          </w:rPr>
          <w:tab/>
        </w:r>
        <w:r w:rsidR="002A0247" w:rsidDel="00E8785A">
          <w:rPr>
            <w:noProof/>
          </w:rPr>
          <w:delText>14</w:delText>
        </w:r>
      </w:del>
    </w:p>
    <w:p w14:paraId="0B3EF44C" w14:textId="37B9FCEB" w:rsidR="005A00EE" w:rsidDel="00E8785A" w:rsidRDefault="005A00EE">
      <w:pPr>
        <w:pStyle w:val="Sumrio2"/>
        <w:spacing w:line="360" w:lineRule="auto"/>
        <w:rPr>
          <w:del w:id="18" w:author="Patrick Machado" w:date="2017-06-20T19:51:00Z"/>
          <w:rFonts w:asciiTheme="minorHAnsi" w:eastAsiaTheme="minorEastAsia" w:hAnsiTheme="minorHAnsi" w:cstheme="minorBidi"/>
          <w:bCs w:val="0"/>
          <w:caps w:val="0"/>
          <w:noProof/>
          <w:lang w:eastAsia="pt-BR"/>
        </w:rPr>
      </w:pPr>
      <w:del w:id="19" w:author="Patrick Machado" w:date="2017-06-20T19:51:00Z">
        <w:r w:rsidRPr="00E8785A" w:rsidDel="00E8785A">
          <w:rPr>
            <w:rPrChange w:id="20" w:author="Patrick Machado" w:date="2017-06-20T19:51:00Z">
              <w:rPr>
                <w:rStyle w:val="Hyperlink"/>
                <w:noProof/>
              </w:rPr>
            </w:rPrChange>
          </w:rPr>
          <w:delText>1.2</w:delText>
        </w:r>
        <w:r w:rsidDel="00E8785A">
          <w:rPr>
            <w:rFonts w:asciiTheme="minorHAnsi" w:eastAsiaTheme="minorEastAsia" w:hAnsiTheme="minorHAnsi" w:cstheme="minorBidi"/>
            <w:bCs w:val="0"/>
            <w:caps w:val="0"/>
            <w:noProof/>
            <w:lang w:eastAsia="pt-BR"/>
          </w:rPr>
          <w:tab/>
        </w:r>
        <w:r w:rsidRPr="00E8785A" w:rsidDel="00E8785A">
          <w:rPr>
            <w:rPrChange w:id="21" w:author="Patrick Machado" w:date="2017-06-20T19:51:00Z">
              <w:rPr>
                <w:rStyle w:val="Hyperlink"/>
                <w:noProof/>
              </w:rPr>
            </w:rPrChange>
          </w:rPr>
          <w:delText>OBJETIVOS</w:delText>
        </w:r>
        <w:r w:rsidDel="00E8785A">
          <w:rPr>
            <w:noProof/>
          </w:rPr>
          <w:tab/>
        </w:r>
        <w:r w:rsidR="002A0247" w:rsidDel="00E8785A">
          <w:rPr>
            <w:noProof/>
          </w:rPr>
          <w:delText>15</w:delText>
        </w:r>
      </w:del>
    </w:p>
    <w:p w14:paraId="092ECE45" w14:textId="5FA56311" w:rsidR="005A00EE" w:rsidDel="00E8785A" w:rsidRDefault="005A00EE">
      <w:pPr>
        <w:pStyle w:val="Sumrio3"/>
        <w:spacing w:line="360" w:lineRule="auto"/>
        <w:rPr>
          <w:del w:id="22" w:author="Patrick Machado" w:date="2017-06-20T19:51:00Z"/>
          <w:rFonts w:asciiTheme="minorHAnsi" w:eastAsiaTheme="minorEastAsia" w:hAnsiTheme="minorHAnsi" w:cstheme="minorBidi"/>
          <w:b w:val="0"/>
          <w:noProof/>
          <w:lang w:eastAsia="pt-BR"/>
        </w:rPr>
      </w:pPr>
      <w:del w:id="23" w:author="Patrick Machado" w:date="2017-06-20T19:51:00Z">
        <w:r w:rsidRPr="00E8785A" w:rsidDel="00E8785A">
          <w:rPr>
            <w:rPrChange w:id="24" w:author="Patrick Machado" w:date="2017-06-20T19:51:00Z">
              <w:rPr>
                <w:rStyle w:val="Hyperlink"/>
                <w:noProof/>
              </w:rPr>
            </w:rPrChange>
          </w:rPr>
          <w:delText>1.2.1</w:delText>
        </w:r>
        <w:r w:rsidDel="00E8785A">
          <w:rPr>
            <w:rFonts w:asciiTheme="minorHAnsi" w:eastAsiaTheme="minorEastAsia" w:hAnsiTheme="minorHAnsi" w:cstheme="minorBidi"/>
            <w:b w:val="0"/>
            <w:noProof/>
            <w:lang w:eastAsia="pt-BR"/>
          </w:rPr>
          <w:tab/>
        </w:r>
        <w:r w:rsidRPr="00E8785A" w:rsidDel="00E8785A">
          <w:rPr>
            <w:rPrChange w:id="25" w:author="Patrick Machado" w:date="2017-06-20T19:51:00Z">
              <w:rPr>
                <w:rStyle w:val="Hyperlink"/>
                <w:noProof/>
              </w:rPr>
            </w:rPrChange>
          </w:rPr>
          <w:delText>Objetivo geral</w:delText>
        </w:r>
        <w:r w:rsidDel="00E8785A">
          <w:rPr>
            <w:noProof/>
          </w:rPr>
          <w:tab/>
        </w:r>
        <w:r w:rsidR="002A0247" w:rsidDel="00E8785A">
          <w:rPr>
            <w:noProof/>
          </w:rPr>
          <w:delText>15</w:delText>
        </w:r>
      </w:del>
    </w:p>
    <w:p w14:paraId="63ABEB8E" w14:textId="2DBEDE8B" w:rsidR="005A00EE" w:rsidDel="00E8785A" w:rsidRDefault="005A00EE">
      <w:pPr>
        <w:pStyle w:val="Sumrio3"/>
        <w:spacing w:line="360" w:lineRule="auto"/>
        <w:rPr>
          <w:del w:id="26" w:author="Patrick Machado" w:date="2017-06-20T19:51:00Z"/>
          <w:rFonts w:asciiTheme="minorHAnsi" w:eastAsiaTheme="minorEastAsia" w:hAnsiTheme="minorHAnsi" w:cstheme="minorBidi"/>
          <w:b w:val="0"/>
          <w:noProof/>
          <w:lang w:eastAsia="pt-BR"/>
        </w:rPr>
      </w:pPr>
      <w:del w:id="27" w:author="Patrick Machado" w:date="2017-06-20T19:51:00Z">
        <w:r w:rsidRPr="00E8785A" w:rsidDel="00E8785A">
          <w:rPr>
            <w:rPrChange w:id="28" w:author="Patrick Machado" w:date="2017-06-20T19:51:00Z">
              <w:rPr>
                <w:rStyle w:val="Hyperlink"/>
                <w:noProof/>
              </w:rPr>
            </w:rPrChange>
          </w:rPr>
          <w:delText>1.2.2</w:delText>
        </w:r>
        <w:r w:rsidDel="00E8785A">
          <w:rPr>
            <w:rFonts w:asciiTheme="minorHAnsi" w:eastAsiaTheme="minorEastAsia" w:hAnsiTheme="minorHAnsi" w:cstheme="minorBidi"/>
            <w:b w:val="0"/>
            <w:noProof/>
            <w:lang w:eastAsia="pt-BR"/>
          </w:rPr>
          <w:tab/>
        </w:r>
        <w:r w:rsidRPr="00E8785A" w:rsidDel="00E8785A">
          <w:rPr>
            <w:rPrChange w:id="29" w:author="Patrick Machado" w:date="2017-06-20T19:51:00Z">
              <w:rPr>
                <w:rStyle w:val="Hyperlink"/>
                <w:noProof/>
              </w:rPr>
            </w:rPrChange>
          </w:rPr>
          <w:delText>Objetivos específicos</w:delText>
        </w:r>
        <w:r w:rsidDel="00E8785A">
          <w:rPr>
            <w:noProof/>
          </w:rPr>
          <w:tab/>
        </w:r>
        <w:r w:rsidR="002A0247" w:rsidDel="00E8785A">
          <w:rPr>
            <w:noProof/>
          </w:rPr>
          <w:delText>16</w:delText>
        </w:r>
      </w:del>
    </w:p>
    <w:p w14:paraId="55789328" w14:textId="6F592B1E" w:rsidR="005A00EE" w:rsidDel="00E8785A" w:rsidRDefault="005A00EE">
      <w:pPr>
        <w:pStyle w:val="Sumrio2"/>
        <w:spacing w:line="360" w:lineRule="auto"/>
        <w:rPr>
          <w:del w:id="30" w:author="Patrick Machado" w:date="2017-06-20T19:51:00Z"/>
          <w:rFonts w:asciiTheme="minorHAnsi" w:eastAsiaTheme="minorEastAsia" w:hAnsiTheme="minorHAnsi" w:cstheme="minorBidi"/>
          <w:bCs w:val="0"/>
          <w:caps w:val="0"/>
          <w:noProof/>
          <w:lang w:eastAsia="pt-BR"/>
        </w:rPr>
      </w:pPr>
      <w:del w:id="31" w:author="Patrick Machado" w:date="2017-06-20T19:51:00Z">
        <w:r w:rsidRPr="00E8785A" w:rsidDel="00E8785A">
          <w:rPr>
            <w:rPrChange w:id="32" w:author="Patrick Machado" w:date="2017-06-20T19:51:00Z">
              <w:rPr>
                <w:rStyle w:val="Hyperlink"/>
                <w:noProof/>
              </w:rPr>
            </w:rPrChange>
          </w:rPr>
          <w:delText>1.3</w:delText>
        </w:r>
        <w:r w:rsidDel="00E8785A">
          <w:rPr>
            <w:rFonts w:asciiTheme="minorHAnsi" w:eastAsiaTheme="minorEastAsia" w:hAnsiTheme="minorHAnsi" w:cstheme="minorBidi"/>
            <w:bCs w:val="0"/>
            <w:caps w:val="0"/>
            <w:noProof/>
            <w:lang w:eastAsia="pt-BR"/>
          </w:rPr>
          <w:tab/>
        </w:r>
        <w:r w:rsidRPr="00E8785A" w:rsidDel="00E8785A">
          <w:rPr>
            <w:rPrChange w:id="33" w:author="Patrick Machado" w:date="2017-06-20T19:51:00Z">
              <w:rPr>
                <w:rStyle w:val="Hyperlink"/>
                <w:noProof/>
              </w:rPr>
            </w:rPrChange>
          </w:rPr>
          <w:delText>JUSTIFICATIVA</w:delText>
        </w:r>
        <w:r w:rsidDel="00E8785A">
          <w:rPr>
            <w:noProof/>
          </w:rPr>
          <w:tab/>
        </w:r>
        <w:r w:rsidR="002A0247" w:rsidDel="00E8785A">
          <w:rPr>
            <w:noProof/>
          </w:rPr>
          <w:delText>16</w:delText>
        </w:r>
      </w:del>
    </w:p>
    <w:p w14:paraId="0DB246F1" w14:textId="2C0C95EF" w:rsidR="005A00EE" w:rsidDel="00E8785A" w:rsidRDefault="005A00EE">
      <w:pPr>
        <w:pStyle w:val="Sumrio2"/>
        <w:spacing w:line="360" w:lineRule="auto"/>
        <w:rPr>
          <w:del w:id="34" w:author="Patrick Machado" w:date="2017-06-20T19:51:00Z"/>
          <w:rFonts w:asciiTheme="minorHAnsi" w:eastAsiaTheme="minorEastAsia" w:hAnsiTheme="minorHAnsi" w:cstheme="minorBidi"/>
          <w:bCs w:val="0"/>
          <w:caps w:val="0"/>
          <w:noProof/>
          <w:lang w:eastAsia="pt-BR"/>
        </w:rPr>
      </w:pPr>
      <w:del w:id="35" w:author="Patrick Machado" w:date="2017-06-20T19:51:00Z">
        <w:r w:rsidRPr="00E8785A" w:rsidDel="00E8785A">
          <w:rPr>
            <w:rPrChange w:id="36" w:author="Patrick Machado" w:date="2017-06-20T19:51:00Z">
              <w:rPr>
                <w:rStyle w:val="Hyperlink"/>
                <w:noProof/>
              </w:rPr>
            </w:rPrChange>
          </w:rPr>
          <w:delText>1.4</w:delText>
        </w:r>
        <w:r w:rsidDel="00E8785A">
          <w:rPr>
            <w:rFonts w:asciiTheme="minorHAnsi" w:eastAsiaTheme="minorEastAsia" w:hAnsiTheme="minorHAnsi" w:cstheme="minorBidi"/>
            <w:bCs w:val="0"/>
            <w:caps w:val="0"/>
            <w:noProof/>
            <w:lang w:eastAsia="pt-BR"/>
          </w:rPr>
          <w:tab/>
        </w:r>
        <w:r w:rsidRPr="00E8785A" w:rsidDel="00E8785A">
          <w:rPr>
            <w:rPrChange w:id="37" w:author="Patrick Machado" w:date="2017-06-20T19:51:00Z">
              <w:rPr>
                <w:rStyle w:val="Hyperlink"/>
                <w:noProof/>
              </w:rPr>
            </w:rPrChange>
          </w:rPr>
          <w:delText>ESTRUTURA DA MONOGRAFIA</w:delText>
        </w:r>
        <w:r w:rsidDel="00E8785A">
          <w:rPr>
            <w:noProof/>
          </w:rPr>
          <w:tab/>
        </w:r>
        <w:r w:rsidR="002A0247" w:rsidDel="00E8785A">
          <w:rPr>
            <w:noProof/>
          </w:rPr>
          <w:delText>17</w:delText>
        </w:r>
      </w:del>
    </w:p>
    <w:p w14:paraId="0B584420" w14:textId="056AE2E0" w:rsidR="005A00EE" w:rsidDel="00E8785A" w:rsidRDefault="005A00EE">
      <w:pPr>
        <w:pStyle w:val="Sumrio1"/>
        <w:tabs>
          <w:tab w:val="left" w:pos="330"/>
          <w:tab w:val="right" w:leader="dot" w:pos="9060"/>
        </w:tabs>
        <w:spacing w:before="0" w:after="0" w:line="360" w:lineRule="auto"/>
        <w:rPr>
          <w:del w:id="38" w:author="Patrick Machado" w:date="2017-06-20T19:51:00Z"/>
          <w:rFonts w:asciiTheme="minorHAnsi" w:eastAsiaTheme="minorEastAsia" w:hAnsiTheme="minorHAnsi" w:cstheme="minorBidi"/>
          <w:b w:val="0"/>
          <w:bCs w:val="0"/>
          <w:caps w:val="0"/>
          <w:noProof/>
          <w:lang w:eastAsia="pt-BR"/>
        </w:rPr>
      </w:pPr>
      <w:del w:id="39" w:author="Patrick Machado" w:date="2017-06-20T19:51:00Z">
        <w:r w:rsidRPr="00E8785A" w:rsidDel="00E8785A">
          <w:rPr>
            <w:rPrChange w:id="40" w:author="Patrick Machado" w:date="2017-06-20T19:51:00Z">
              <w:rPr>
                <w:rStyle w:val="Hyperlink"/>
                <w:noProof/>
              </w:rPr>
            </w:rPrChange>
          </w:rPr>
          <w:delText>2</w:delText>
        </w:r>
        <w:r w:rsidDel="00E8785A">
          <w:rPr>
            <w:rFonts w:asciiTheme="minorHAnsi" w:eastAsiaTheme="minorEastAsia" w:hAnsiTheme="minorHAnsi" w:cstheme="minorBidi"/>
            <w:b w:val="0"/>
            <w:bCs w:val="0"/>
            <w:caps w:val="0"/>
            <w:noProof/>
            <w:lang w:eastAsia="pt-BR"/>
          </w:rPr>
          <w:tab/>
        </w:r>
        <w:r w:rsidRPr="00E8785A" w:rsidDel="00E8785A">
          <w:rPr>
            <w:rPrChange w:id="41" w:author="Patrick Machado" w:date="2017-06-20T19:51:00Z">
              <w:rPr>
                <w:rStyle w:val="Hyperlink"/>
                <w:noProof/>
              </w:rPr>
            </w:rPrChange>
          </w:rPr>
          <w:delText>REVISÃO BIBLIOGRÁFICA</w:delText>
        </w:r>
        <w:r w:rsidDel="00E8785A">
          <w:rPr>
            <w:noProof/>
          </w:rPr>
          <w:tab/>
        </w:r>
        <w:r w:rsidR="002A0247" w:rsidDel="00E8785A">
          <w:rPr>
            <w:noProof/>
          </w:rPr>
          <w:delText>18</w:delText>
        </w:r>
      </w:del>
    </w:p>
    <w:p w14:paraId="543A386B" w14:textId="3C167CEB" w:rsidR="005A00EE" w:rsidDel="00E8785A" w:rsidRDefault="005A00EE">
      <w:pPr>
        <w:pStyle w:val="Sumrio2"/>
        <w:spacing w:line="360" w:lineRule="auto"/>
        <w:rPr>
          <w:del w:id="42" w:author="Patrick Machado" w:date="2017-06-20T19:51:00Z"/>
          <w:rFonts w:asciiTheme="minorHAnsi" w:eastAsiaTheme="minorEastAsia" w:hAnsiTheme="minorHAnsi" w:cstheme="minorBidi"/>
          <w:bCs w:val="0"/>
          <w:caps w:val="0"/>
          <w:noProof/>
          <w:lang w:eastAsia="pt-BR"/>
        </w:rPr>
      </w:pPr>
      <w:del w:id="43" w:author="Patrick Machado" w:date="2017-06-20T19:51:00Z">
        <w:r w:rsidRPr="00E8785A" w:rsidDel="00E8785A">
          <w:rPr>
            <w:rPrChange w:id="44" w:author="Patrick Machado" w:date="2017-06-20T19:51:00Z">
              <w:rPr>
                <w:rStyle w:val="Hyperlink"/>
                <w:noProof/>
              </w:rPr>
            </w:rPrChange>
          </w:rPr>
          <w:delText>2.1</w:delText>
        </w:r>
        <w:r w:rsidDel="00E8785A">
          <w:rPr>
            <w:rFonts w:asciiTheme="minorHAnsi" w:eastAsiaTheme="minorEastAsia" w:hAnsiTheme="minorHAnsi" w:cstheme="minorBidi"/>
            <w:bCs w:val="0"/>
            <w:caps w:val="0"/>
            <w:noProof/>
            <w:lang w:eastAsia="pt-BR"/>
          </w:rPr>
          <w:tab/>
        </w:r>
        <w:r w:rsidRPr="00E8785A" w:rsidDel="00E8785A">
          <w:rPr>
            <w:rPrChange w:id="45" w:author="Patrick Machado" w:date="2017-06-20T19:51:00Z">
              <w:rPr>
                <w:rStyle w:val="Hyperlink"/>
                <w:noProof/>
              </w:rPr>
            </w:rPrChange>
          </w:rPr>
          <w:delText>PROCESSO</w:delText>
        </w:r>
        <w:r w:rsidDel="00E8785A">
          <w:rPr>
            <w:noProof/>
          </w:rPr>
          <w:tab/>
        </w:r>
        <w:r w:rsidR="002A0247" w:rsidDel="00E8785A">
          <w:rPr>
            <w:noProof/>
          </w:rPr>
          <w:delText>18</w:delText>
        </w:r>
      </w:del>
    </w:p>
    <w:p w14:paraId="589354EF" w14:textId="7E656597" w:rsidR="005A00EE" w:rsidDel="00E8785A" w:rsidRDefault="005A00EE">
      <w:pPr>
        <w:pStyle w:val="Sumrio3"/>
        <w:spacing w:line="360" w:lineRule="auto"/>
        <w:rPr>
          <w:del w:id="46" w:author="Patrick Machado" w:date="2017-06-20T19:51:00Z"/>
          <w:rFonts w:asciiTheme="minorHAnsi" w:eastAsiaTheme="minorEastAsia" w:hAnsiTheme="minorHAnsi" w:cstheme="minorBidi"/>
          <w:b w:val="0"/>
          <w:noProof/>
          <w:lang w:eastAsia="pt-BR"/>
        </w:rPr>
      </w:pPr>
      <w:del w:id="47" w:author="Patrick Machado" w:date="2017-06-20T19:51:00Z">
        <w:r w:rsidRPr="00E8785A" w:rsidDel="00E8785A">
          <w:rPr>
            <w:rPrChange w:id="48" w:author="Patrick Machado" w:date="2017-06-20T19:51:00Z">
              <w:rPr>
                <w:rStyle w:val="Hyperlink"/>
                <w:noProof/>
              </w:rPr>
            </w:rPrChange>
          </w:rPr>
          <w:delText>2.1.1</w:delText>
        </w:r>
        <w:r w:rsidDel="00E8785A">
          <w:rPr>
            <w:rFonts w:asciiTheme="minorHAnsi" w:eastAsiaTheme="minorEastAsia" w:hAnsiTheme="minorHAnsi" w:cstheme="minorBidi"/>
            <w:b w:val="0"/>
            <w:noProof/>
            <w:lang w:eastAsia="pt-BR"/>
          </w:rPr>
          <w:tab/>
        </w:r>
        <w:r w:rsidRPr="00E8785A" w:rsidDel="00E8785A">
          <w:rPr>
            <w:rPrChange w:id="49" w:author="Patrick Machado" w:date="2017-06-20T19:51:00Z">
              <w:rPr>
                <w:rStyle w:val="Hyperlink"/>
                <w:noProof/>
              </w:rPr>
            </w:rPrChange>
          </w:rPr>
          <w:delText>Processo de Negócio</w:delText>
        </w:r>
        <w:r w:rsidDel="00E8785A">
          <w:rPr>
            <w:noProof/>
          </w:rPr>
          <w:tab/>
        </w:r>
        <w:r w:rsidR="002A0247" w:rsidDel="00E8785A">
          <w:rPr>
            <w:noProof/>
          </w:rPr>
          <w:delText>18</w:delText>
        </w:r>
      </w:del>
    </w:p>
    <w:p w14:paraId="272E3C87" w14:textId="56EFE68B" w:rsidR="005A00EE" w:rsidDel="00E8785A" w:rsidRDefault="005A00EE">
      <w:pPr>
        <w:pStyle w:val="Sumrio2"/>
        <w:spacing w:line="360" w:lineRule="auto"/>
        <w:rPr>
          <w:del w:id="50" w:author="Patrick Machado" w:date="2017-06-20T19:51:00Z"/>
          <w:rFonts w:asciiTheme="minorHAnsi" w:eastAsiaTheme="minorEastAsia" w:hAnsiTheme="minorHAnsi" w:cstheme="minorBidi"/>
          <w:bCs w:val="0"/>
          <w:caps w:val="0"/>
          <w:noProof/>
          <w:lang w:eastAsia="pt-BR"/>
        </w:rPr>
      </w:pPr>
      <w:del w:id="51" w:author="Patrick Machado" w:date="2017-06-20T19:51:00Z">
        <w:r w:rsidRPr="00E8785A" w:rsidDel="00E8785A">
          <w:rPr>
            <w:rPrChange w:id="52" w:author="Patrick Machado" w:date="2017-06-20T19:51:00Z">
              <w:rPr>
                <w:rStyle w:val="Hyperlink"/>
                <w:noProof/>
              </w:rPr>
            </w:rPrChange>
          </w:rPr>
          <w:delText>2.2</w:delText>
        </w:r>
        <w:r w:rsidDel="00E8785A">
          <w:rPr>
            <w:rFonts w:asciiTheme="minorHAnsi" w:eastAsiaTheme="minorEastAsia" w:hAnsiTheme="minorHAnsi" w:cstheme="minorBidi"/>
            <w:bCs w:val="0"/>
            <w:caps w:val="0"/>
            <w:noProof/>
            <w:lang w:eastAsia="pt-BR"/>
          </w:rPr>
          <w:tab/>
        </w:r>
        <w:r w:rsidRPr="00E8785A" w:rsidDel="00E8785A">
          <w:rPr>
            <w:rPrChange w:id="53" w:author="Patrick Machado" w:date="2017-06-20T19:51:00Z">
              <w:rPr>
                <w:rStyle w:val="Hyperlink"/>
                <w:noProof/>
              </w:rPr>
            </w:rPrChange>
          </w:rPr>
          <w:delText>ORGANIZAÇÕES</w:delText>
        </w:r>
        <w:r w:rsidDel="00E8785A">
          <w:rPr>
            <w:noProof/>
          </w:rPr>
          <w:tab/>
        </w:r>
        <w:r w:rsidR="002A0247" w:rsidDel="00E8785A">
          <w:rPr>
            <w:noProof/>
          </w:rPr>
          <w:delText>19</w:delText>
        </w:r>
      </w:del>
    </w:p>
    <w:p w14:paraId="33D4C981" w14:textId="13F78ACF" w:rsidR="005A00EE" w:rsidDel="00E8785A" w:rsidRDefault="005A00EE">
      <w:pPr>
        <w:pStyle w:val="Sumrio3"/>
        <w:spacing w:line="360" w:lineRule="auto"/>
        <w:rPr>
          <w:del w:id="54" w:author="Patrick Machado" w:date="2017-06-20T19:51:00Z"/>
          <w:rFonts w:asciiTheme="minorHAnsi" w:eastAsiaTheme="minorEastAsia" w:hAnsiTheme="minorHAnsi" w:cstheme="minorBidi"/>
          <w:b w:val="0"/>
          <w:noProof/>
          <w:lang w:eastAsia="pt-BR"/>
        </w:rPr>
      </w:pPr>
      <w:del w:id="55" w:author="Patrick Machado" w:date="2017-06-20T19:51:00Z">
        <w:r w:rsidRPr="00E8785A" w:rsidDel="00E8785A">
          <w:rPr>
            <w:rPrChange w:id="56" w:author="Patrick Machado" w:date="2017-06-20T19:51:00Z">
              <w:rPr>
                <w:rStyle w:val="Hyperlink"/>
                <w:noProof/>
              </w:rPr>
            </w:rPrChange>
          </w:rPr>
          <w:lastRenderedPageBreak/>
          <w:delText>2.2.1</w:delText>
        </w:r>
        <w:r w:rsidDel="00E8785A">
          <w:rPr>
            <w:rFonts w:asciiTheme="minorHAnsi" w:eastAsiaTheme="minorEastAsia" w:hAnsiTheme="minorHAnsi" w:cstheme="minorBidi"/>
            <w:b w:val="0"/>
            <w:noProof/>
            <w:lang w:eastAsia="pt-BR"/>
          </w:rPr>
          <w:tab/>
        </w:r>
        <w:r w:rsidRPr="00E8785A" w:rsidDel="00E8785A">
          <w:rPr>
            <w:rPrChange w:id="57" w:author="Patrick Machado" w:date="2017-06-20T19:51:00Z">
              <w:rPr>
                <w:rStyle w:val="Hyperlink"/>
                <w:noProof/>
              </w:rPr>
            </w:rPrChange>
          </w:rPr>
          <w:delText>Cadeia de valor</w:delText>
        </w:r>
        <w:r w:rsidDel="00E8785A">
          <w:rPr>
            <w:noProof/>
          </w:rPr>
          <w:tab/>
        </w:r>
        <w:r w:rsidR="002A0247" w:rsidDel="00E8785A">
          <w:rPr>
            <w:noProof/>
          </w:rPr>
          <w:delText>21</w:delText>
        </w:r>
      </w:del>
    </w:p>
    <w:p w14:paraId="05433821" w14:textId="60A38CDC" w:rsidR="005A00EE" w:rsidDel="00E8785A" w:rsidRDefault="005A00EE">
      <w:pPr>
        <w:pStyle w:val="Sumrio3"/>
        <w:spacing w:line="360" w:lineRule="auto"/>
        <w:rPr>
          <w:del w:id="58" w:author="Patrick Machado" w:date="2017-06-20T19:51:00Z"/>
          <w:rFonts w:asciiTheme="minorHAnsi" w:eastAsiaTheme="minorEastAsia" w:hAnsiTheme="minorHAnsi" w:cstheme="minorBidi"/>
          <w:b w:val="0"/>
          <w:noProof/>
          <w:lang w:eastAsia="pt-BR"/>
        </w:rPr>
      </w:pPr>
      <w:del w:id="59" w:author="Patrick Machado" w:date="2017-06-20T19:51:00Z">
        <w:r w:rsidRPr="00E8785A" w:rsidDel="00E8785A">
          <w:rPr>
            <w:rPrChange w:id="60" w:author="Patrick Machado" w:date="2017-06-20T19:51:00Z">
              <w:rPr>
                <w:rStyle w:val="Hyperlink"/>
                <w:noProof/>
              </w:rPr>
            </w:rPrChange>
          </w:rPr>
          <w:delText>2.2.2</w:delText>
        </w:r>
        <w:r w:rsidDel="00E8785A">
          <w:rPr>
            <w:rFonts w:asciiTheme="minorHAnsi" w:eastAsiaTheme="minorEastAsia" w:hAnsiTheme="minorHAnsi" w:cstheme="minorBidi"/>
            <w:b w:val="0"/>
            <w:noProof/>
            <w:lang w:eastAsia="pt-BR"/>
          </w:rPr>
          <w:tab/>
        </w:r>
        <w:r w:rsidRPr="00E8785A" w:rsidDel="00E8785A">
          <w:rPr>
            <w:rPrChange w:id="61" w:author="Patrick Machado" w:date="2017-06-20T19:51:00Z">
              <w:rPr>
                <w:rStyle w:val="Hyperlink"/>
                <w:noProof/>
              </w:rPr>
            </w:rPrChange>
          </w:rPr>
          <w:delText>Estrutura organizacional</w:delText>
        </w:r>
        <w:r w:rsidDel="00E8785A">
          <w:rPr>
            <w:noProof/>
          </w:rPr>
          <w:tab/>
        </w:r>
        <w:r w:rsidR="002A0247" w:rsidDel="00E8785A">
          <w:rPr>
            <w:noProof/>
          </w:rPr>
          <w:delText>22</w:delText>
        </w:r>
      </w:del>
    </w:p>
    <w:p w14:paraId="7ECCEA6E" w14:textId="535C26F4" w:rsidR="005A00EE" w:rsidDel="00E8785A" w:rsidRDefault="005A00EE">
      <w:pPr>
        <w:pStyle w:val="Sumrio2"/>
        <w:spacing w:line="360" w:lineRule="auto"/>
        <w:rPr>
          <w:del w:id="62" w:author="Patrick Machado" w:date="2017-06-20T19:51:00Z"/>
          <w:rFonts w:asciiTheme="minorHAnsi" w:eastAsiaTheme="minorEastAsia" w:hAnsiTheme="minorHAnsi" w:cstheme="minorBidi"/>
          <w:bCs w:val="0"/>
          <w:caps w:val="0"/>
          <w:noProof/>
          <w:lang w:eastAsia="pt-BR"/>
        </w:rPr>
      </w:pPr>
      <w:del w:id="63" w:author="Patrick Machado" w:date="2017-06-20T19:51:00Z">
        <w:r w:rsidRPr="00E8785A" w:rsidDel="00E8785A">
          <w:rPr>
            <w:rPrChange w:id="64" w:author="Patrick Machado" w:date="2017-06-20T19:51:00Z">
              <w:rPr>
                <w:rStyle w:val="Hyperlink"/>
                <w:noProof/>
              </w:rPr>
            </w:rPrChange>
          </w:rPr>
          <w:delText>2.3</w:delText>
        </w:r>
        <w:r w:rsidDel="00E8785A">
          <w:rPr>
            <w:rFonts w:asciiTheme="minorHAnsi" w:eastAsiaTheme="minorEastAsia" w:hAnsiTheme="minorHAnsi" w:cstheme="minorBidi"/>
            <w:bCs w:val="0"/>
            <w:caps w:val="0"/>
            <w:noProof/>
            <w:lang w:eastAsia="pt-BR"/>
          </w:rPr>
          <w:tab/>
        </w:r>
        <w:r w:rsidRPr="00E8785A" w:rsidDel="00E8785A">
          <w:rPr>
            <w:rPrChange w:id="65" w:author="Patrick Machado" w:date="2017-06-20T19:51:00Z">
              <w:rPr>
                <w:rStyle w:val="Hyperlink"/>
                <w:noProof/>
              </w:rPr>
            </w:rPrChange>
          </w:rPr>
          <w:delText>BUSINESS PROCESS MANAGEMENT</w:delText>
        </w:r>
        <w:r w:rsidDel="00E8785A">
          <w:rPr>
            <w:noProof/>
          </w:rPr>
          <w:tab/>
        </w:r>
        <w:r w:rsidR="002A0247" w:rsidDel="00E8785A">
          <w:rPr>
            <w:noProof/>
          </w:rPr>
          <w:delText>24</w:delText>
        </w:r>
      </w:del>
    </w:p>
    <w:p w14:paraId="164A70C1" w14:textId="69AA28C6" w:rsidR="005A00EE" w:rsidDel="00E8785A" w:rsidRDefault="005A00EE">
      <w:pPr>
        <w:pStyle w:val="Sumrio3"/>
        <w:spacing w:line="360" w:lineRule="auto"/>
        <w:rPr>
          <w:del w:id="66" w:author="Patrick Machado" w:date="2017-06-20T19:51:00Z"/>
          <w:rFonts w:asciiTheme="minorHAnsi" w:eastAsiaTheme="minorEastAsia" w:hAnsiTheme="minorHAnsi" w:cstheme="minorBidi"/>
          <w:b w:val="0"/>
          <w:noProof/>
          <w:lang w:eastAsia="pt-BR"/>
        </w:rPr>
      </w:pPr>
      <w:del w:id="67" w:author="Patrick Machado" w:date="2017-06-20T19:51:00Z">
        <w:r w:rsidRPr="00E8785A" w:rsidDel="00E8785A">
          <w:rPr>
            <w:rPrChange w:id="68" w:author="Patrick Machado" w:date="2017-06-20T19:51:00Z">
              <w:rPr>
                <w:rStyle w:val="Hyperlink"/>
                <w:noProof/>
              </w:rPr>
            </w:rPrChange>
          </w:rPr>
          <w:delText>2.3.1</w:delText>
        </w:r>
        <w:r w:rsidDel="00E8785A">
          <w:rPr>
            <w:rFonts w:asciiTheme="minorHAnsi" w:eastAsiaTheme="minorEastAsia" w:hAnsiTheme="minorHAnsi" w:cstheme="minorBidi"/>
            <w:b w:val="0"/>
            <w:noProof/>
            <w:lang w:eastAsia="pt-BR"/>
          </w:rPr>
          <w:tab/>
        </w:r>
        <w:r w:rsidRPr="00E8785A" w:rsidDel="00E8785A">
          <w:rPr>
            <w:rPrChange w:id="69" w:author="Patrick Machado" w:date="2017-06-20T19:51:00Z">
              <w:rPr>
                <w:rStyle w:val="Hyperlink"/>
                <w:noProof/>
              </w:rPr>
            </w:rPrChange>
          </w:rPr>
          <w:delText>Ciclo de vida do BPM</w:delText>
        </w:r>
        <w:r w:rsidDel="00E8785A">
          <w:rPr>
            <w:noProof/>
          </w:rPr>
          <w:tab/>
        </w:r>
        <w:r w:rsidR="002A0247" w:rsidDel="00E8785A">
          <w:rPr>
            <w:noProof/>
          </w:rPr>
          <w:delText>27</w:delText>
        </w:r>
      </w:del>
    </w:p>
    <w:p w14:paraId="40D45A14" w14:textId="74C59987" w:rsidR="005A00EE" w:rsidDel="00E8785A" w:rsidRDefault="005A00EE">
      <w:pPr>
        <w:pStyle w:val="Sumrio4"/>
        <w:tabs>
          <w:tab w:val="left" w:pos="825"/>
          <w:tab w:val="right" w:leader="dot" w:pos="9060"/>
        </w:tabs>
        <w:spacing w:line="360" w:lineRule="auto"/>
        <w:rPr>
          <w:del w:id="70" w:author="Patrick Machado" w:date="2017-06-20T19:51:00Z"/>
          <w:rFonts w:asciiTheme="minorHAnsi" w:eastAsiaTheme="minorEastAsia" w:hAnsiTheme="minorHAnsi" w:cstheme="minorBidi"/>
          <w:noProof/>
          <w:lang w:eastAsia="pt-BR"/>
        </w:rPr>
      </w:pPr>
      <w:del w:id="71" w:author="Patrick Machado" w:date="2017-06-20T19:51:00Z">
        <w:r w:rsidRPr="00E8785A" w:rsidDel="00E8785A">
          <w:rPr>
            <w:rPrChange w:id="72" w:author="Patrick Machado" w:date="2017-06-20T19:51:00Z">
              <w:rPr>
                <w:rStyle w:val="Hyperlink"/>
                <w:noProof/>
              </w:rPr>
            </w:rPrChange>
          </w:rPr>
          <w:delText>2.3.1.1</w:delText>
        </w:r>
        <w:r w:rsidDel="00E8785A">
          <w:rPr>
            <w:rFonts w:asciiTheme="minorHAnsi" w:eastAsiaTheme="minorEastAsia" w:hAnsiTheme="minorHAnsi" w:cstheme="minorBidi"/>
            <w:noProof/>
            <w:lang w:eastAsia="pt-BR"/>
          </w:rPr>
          <w:tab/>
        </w:r>
        <w:r w:rsidRPr="00E8785A" w:rsidDel="00E8785A">
          <w:rPr>
            <w:rPrChange w:id="73" w:author="Patrick Machado" w:date="2017-06-20T19:51:00Z">
              <w:rPr>
                <w:rStyle w:val="Hyperlink"/>
                <w:noProof/>
              </w:rPr>
            </w:rPrChange>
          </w:rPr>
          <w:delText>Planejar</w:delText>
        </w:r>
        <w:r w:rsidDel="00E8785A">
          <w:rPr>
            <w:noProof/>
          </w:rPr>
          <w:tab/>
        </w:r>
        <w:r w:rsidR="002A0247" w:rsidDel="00E8785A">
          <w:rPr>
            <w:noProof/>
          </w:rPr>
          <w:delText>28</w:delText>
        </w:r>
      </w:del>
    </w:p>
    <w:p w14:paraId="2D90936C" w14:textId="15E9E636" w:rsidR="005A00EE" w:rsidDel="00E8785A" w:rsidRDefault="005A00EE">
      <w:pPr>
        <w:pStyle w:val="Sumrio4"/>
        <w:tabs>
          <w:tab w:val="left" w:pos="825"/>
          <w:tab w:val="right" w:leader="dot" w:pos="9060"/>
        </w:tabs>
        <w:spacing w:line="360" w:lineRule="auto"/>
        <w:rPr>
          <w:del w:id="74" w:author="Patrick Machado" w:date="2017-06-20T19:51:00Z"/>
          <w:rFonts w:asciiTheme="minorHAnsi" w:eastAsiaTheme="minorEastAsia" w:hAnsiTheme="minorHAnsi" w:cstheme="minorBidi"/>
          <w:noProof/>
          <w:lang w:eastAsia="pt-BR"/>
        </w:rPr>
      </w:pPr>
      <w:del w:id="75" w:author="Patrick Machado" w:date="2017-06-20T19:51:00Z">
        <w:r w:rsidRPr="00E8785A" w:rsidDel="00E8785A">
          <w:rPr>
            <w:rPrChange w:id="76" w:author="Patrick Machado" w:date="2017-06-20T19:51:00Z">
              <w:rPr>
                <w:rStyle w:val="Hyperlink"/>
                <w:noProof/>
              </w:rPr>
            </w:rPrChange>
          </w:rPr>
          <w:delText>2.3.1.2</w:delText>
        </w:r>
        <w:r w:rsidDel="00E8785A">
          <w:rPr>
            <w:rFonts w:asciiTheme="minorHAnsi" w:eastAsiaTheme="minorEastAsia" w:hAnsiTheme="minorHAnsi" w:cstheme="minorBidi"/>
            <w:noProof/>
            <w:lang w:eastAsia="pt-BR"/>
          </w:rPr>
          <w:tab/>
        </w:r>
        <w:r w:rsidRPr="00E8785A" w:rsidDel="00E8785A">
          <w:rPr>
            <w:rPrChange w:id="77" w:author="Patrick Machado" w:date="2017-06-20T19:51:00Z">
              <w:rPr>
                <w:rStyle w:val="Hyperlink"/>
                <w:noProof/>
              </w:rPr>
            </w:rPrChange>
          </w:rPr>
          <w:delText>Fazer</w:delText>
        </w:r>
        <w:r w:rsidDel="00E8785A">
          <w:rPr>
            <w:noProof/>
          </w:rPr>
          <w:tab/>
        </w:r>
        <w:r w:rsidR="002A0247" w:rsidDel="00E8785A">
          <w:rPr>
            <w:noProof/>
          </w:rPr>
          <w:delText>29</w:delText>
        </w:r>
      </w:del>
    </w:p>
    <w:p w14:paraId="1E746E21" w14:textId="53EEE11E" w:rsidR="005A00EE" w:rsidDel="00E8785A" w:rsidRDefault="005A00EE">
      <w:pPr>
        <w:pStyle w:val="Sumrio4"/>
        <w:tabs>
          <w:tab w:val="left" w:pos="825"/>
          <w:tab w:val="right" w:leader="dot" w:pos="9060"/>
        </w:tabs>
        <w:spacing w:line="360" w:lineRule="auto"/>
        <w:rPr>
          <w:del w:id="78" w:author="Patrick Machado" w:date="2017-06-20T19:51:00Z"/>
          <w:rFonts w:asciiTheme="minorHAnsi" w:eastAsiaTheme="minorEastAsia" w:hAnsiTheme="minorHAnsi" w:cstheme="minorBidi"/>
          <w:noProof/>
          <w:lang w:eastAsia="pt-BR"/>
        </w:rPr>
      </w:pPr>
      <w:del w:id="79" w:author="Patrick Machado" w:date="2017-06-20T19:51:00Z">
        <w:r w:rsidRPr="00E8785A" w:rsidDel="00E8785A">
          <w:rPr>
            <w:rPrChange w:id="80" w:author="Patrick Machado" w:date="2017-06-20T19:51:00Z">
              <w:rPr>
                <w:rStyle w:val="Hyperlink"/>
                <w:noProof/>
              </w:rPr>
            </w:rPrChange>
          </w:rPr>
          <w:delText>2.3.1.3</w:delText>
        </w:r>
        <w:r w:rsidDel="00E8785A">
          <w:rPr>
            <w:rFonts w:asciiTheme="minorHAnsi" w:eastAsiaTheme="minorEastAsia" w:hAnsiTheme="minorHAnsi" w:cstheme="minorBidi"/>
            <w:noProof/>
            <w:lang w:eastAsia="pt-BR"/>
          </w:rPr>
          <w:tab/>
        </w:r>
        <w:r w:rsidRPr="00E8785A" w:rsidDel="00E8785A">
          <w:rPr>
            <w:rPrChange w:id="81" w:author="Patrick Machado" w:date="2017-06-20T19:51:00Z">
              <w:rPr>
                <w:rStyle w:val="Hyperlink"/>
                <w:noProof/>
              </w:rPr>
            </w:rPrChange>
          </w:rPr>
          <w:delText>Verificar</w:delText>
        </w:r>
        <w:r w:rsidDel="00E8785A">
          <w:rPr>
            <w:noProof/>
          </w:rPr>
          <w:tab/>
        </w:r>
        <w:r w:rsidR="002A0247" w:rsidDel="00E8785A">
          <w:rPr>
            <w:noProof/>
          </w:rPr>
          <w:delText>29</w:delText>
        </w:r>
      </w:del>
    </w:p>
    <w:p w14:paraId="73B19DEF" w14:textId="76E117C4" w:rsidR="005A00EE" w:rsidDel="00E8785A" w:rsidRDefault="005A00EE">
      <w:pPr>
        <w:pStyle w:val="Sumrio4"/>
        <w:tabs>
          <w:tab w:val="left" w:pos="825"/>
          <w:tab w:val="right" w:leader="dot" w:pos="9060"/>
        </w:tabs>
        <w:spacing w:line="360" w:lineRule="auto"/>
        <w:rPr>
          <w:del w:id="82" w:author="Patrick Machado" w:date="2017-06-20T19:51:00Z"/>
          <w:rFonts w:asciiTheme="minorHAnsi" w:eastAsiaTheme="minorEastAsia" w:hAnsiTheme="minorHAnsi" w:cstheme="minorBidi"/>
          <w:noProof/>
          <w:lang w:eastAsia="pt-BR"/>
        </w:rPr>
      </w:pPr>
      <w:del w:id="83" w:author="Patrick Machado" w:date="2017-06-20T19:51:00Z">
        <w:r w:rsidRPr="00E8785A" w:rsidDel="00E8785A">
          <w:rPr>
            <w:rPrChange w:id="84" w:author="Patrick Machado" w:date="2017-06-20T19:51:00Z">
              <w:rPr>
                <w:rStyle w:val="Hyperlink"/>
                <w:noProof/>
              </w:rPr>
            </w:rPrChange>
          </w:rPr>
          <w:delText>2.3.1.4</w:delText>
        </w:r>
        <w:r w:rsidDel="00E8785A">
          <w:rPr>
            <w:rFonts w:asciiTheme="minorHAnsi" w:eastAsiaTheme="minorEastAsia" w:hAnsiTheme="minorHAnsi" w:cstheme="minorBidi"/>
            <w:noProof/>
            <w:lang w:eastAsia="pt-BR"/>
          </w:rPr>
          <w:tab/>
        </w:r>
        <w:r w:rsidRPr="00E8785A" w:rsidDel="00E8785A">
          <w:rPr>
            <w:rPrChange w:id="85" w:author="Patrick Machado" w:date="2017-06-20T19:51:00Z">
              <w:rPr>
                <w:rStyle w:val="Hyperlink"/>
                <w:noProof/>
              </w:rPr>
            </w:rPrChange>
          </w:rPr>
          <w:delText>Agir</w:delText>
        </w:r>
        <w:r w:rsidDel="00E8785A">
          <w:rPr>
            <w:noProof/>
          </w:rPr>
          <w:tab/>
        </w:r>
        <w:r w:rsidR="002A0247" w:rsidDel="00E8785A">
          <w:rPr>
            <w:noProof/>
          </w:rPr>
          <w:delText>30</w:delText>
        </w:r>
      </w:del>
    </w:p>
    <w:p w14:paraId="0004D1A4" w14:textId="553E923F" w:rsidR="005A00EE" w:rsidDel="00E8785A" w:rsidRDefault="005A00EE">
      <w:pPr>
        <w:pStyle w:val="Sumrio2"/>
        <w:spacing w:line="360" w:lineRule="auto"/>
        <w:rPr>
          <w:del w:id="86" w:author="Patrick Machado" w:date="2017-06-20T19:51:00Z"/>
          <w:rFonts w:asciiTheme="minorHAnsi" w:eastAsiaTheme="minorEastAsia" w:hAnsiTheme="minorHAnsi" w:cstheme="minorBidi"/>
          <w:bCs w:val="0"/>
          <w:caps w:val="0"/>
          <w:noProof/>
          <w:lang w:eastAsia="pt-BR"/>
        </w:rPr>
      </w:pPr>
      <w:del w:id="87" w:author="Patrick Machado" w:date="2017-06-20T19:51:00Z">
        <w:r w:rsidRPr="00E8785A" w:rsidDel="00E8785A">
          <w:rPr>
            <w:rPrChange w:id="88" w:author="Patrick Machado" w:date="2017-06-20T19:51:00Z">
              <w:rPr>
                <w:rStyle w:val="Hyperlink"/>
                <w:noProof/>
              </w:rPr>
            </w:rPrChange>
          </w:rPr>
          <w:delText>2.4</w:delText>
        </w:r>
        <w:r w:rsidDel="00E8785A">
          <w:rPr>
            <w:rFonts w:asciiTheme="minorHAnsi" w:eastAsiaTheme="minorEastAsia" w:hAnsiTheme="minorHAnsi" w:cstheme="minorBidi"/>
            <w:bCs w:val="0"/>
            <w:caps w:val="0"/>
            <w:noProof/>
            <w:lang w:eastAsia="pt-BR"/>
          </w:rPr>
          <w:tab/>
        </w:r>
        <w:r w:rsidRPr="00E8785A" w:rsidDel="00E8785A">
          <w:rPr>
            <w:rPrChange w:id="89" w:author="Patrick Machado" w:date="2017-06-20T19:51:00Z">
              <w:rPr>
                <w:rStyle w:val="Hyperlink"/>
                <w:noProof/>
              </w:rPr>
            </w:rPrChange>
          </w:rPr>
          <w:delText>BUSINESS PROCESS MODEL AND NOTATION</w:delText>
        </w:r>
        <w:r w:rsidDel="00E8785A">
          <w:rPr>
            <w:noProof/>
          </w:rPr>
          <w:tab/>
        </w:r>
        <w:r w:rsidR="002A0247" w:rsidDel="00E8785A">
          <w:rPr>
            <w:noProof/>
          </w:rPr>
          <w:delText>30</w:delText>
        </w:r>
      </w:del>
    </w:p>
    <w:p w14:paraId="53EB1EC6" w14:textId="02007872" w:rsidR="005A00EE" w:rsidDel="00E8785A" w:rsidRDefault="005A00EE">
      <w:pPr>
        <w:pStyle w:val="Sumrio3"/>
        <w:spacing w:line="360" w:lineRule="auto"/>
        <w:rPr>
          <w:del w:id="90" w:author="Patrick Machado" w:date="2017-06-20T19:51:00Z"/>
          <w:rFonts w:asciiTheme="minorHAnsi" w:eastAsiaTheme="minorEastAsia" w:hAnsiTheme="minorHAnsi" w:cstheme="minorBidi"/>
          <w:b w:val="0"/>
          <w:noProof/>
          <w:lang w:eastAsia="pt-BR"/>
        </w:rPr>
      </w:pPr>
      <w:del w:id="91" w:author="Patrick Machado" w:date="2017-06-20T19:51:00Z">
        <w:r w:rsidRPr="00E8785A" w:rsidDel="00E8785A">
          <w:rPr>
            <w:rPrChange w:id="92" w:author="Patrick Machado" w:date="2017-06-20T19:51:00Z">
              <w:rPr>
                <w:rStyle w:val="Hyperlink"/>
                <w:noProof/>
              </w:rPr>
            </w:rPrChange>
          </w:rPr>
          <w:delText>2.4.1</w:delText>
        </w:r>
        <w:r w:rsidDel="00E8785A">
          <w:rPr>
            <w:rFonts w:asciiTheme="minorHAnsi" w:eastAsiaTheme="minorEastAsia" w:hAnsiTheme="minorHAnsi" w:cstheme="minorBidi"/>
            <w:b w:val="0"/>
            <w:noProof/>
            <w:lang w:eastAsia="pt-BR"/>
          </w:rPr>
          <w:tab/>
        </w:r>
        <w:r w:rsidRPr="00E8785A" w:rsidDel="00E8785A">
          <w:rPr>
            <w:rPrChange w:id="93" w:author="Patrick Machado" w:date="2017-06-20T19:51:00Z">
              <w:rPr>
                <w:rStyle w:val="Hyperlink"/>
                <w:noProof/>
              </w:rPr>
            </w:rPrChange>
          </w:rPr>
          <w:delText>Objetos de Fluxo</w:delText>
        </w:r>
        <w:r w:rsidDel="00E8785A">
          <w:rPr>
            <w:noProof/>
          </w:rPr>
          <w:tab/>
        </w:r>
        <w:r w:rsidR="002A0247" w:rsidDel="00E8785A">
          <w:rPr>
            <w:noProof/>
          </w:rPr>
          <w:delText>31</w:delText>
        </w:r>
      </w:del>
    </w:p>
    <w:p w14:paraId="7E08737C" w14:textId="1C89996C" w:rsidR="005A00EE" w:rsidDel="00E8785A" w:rsidRDefault="005A00EE">
      <w:pPr>
        <w:pStyle w:val="Sumrio4"/>
        <w:tabs>
          <w:tab w:val="left" w:pos="825"/>
          <w:tab w:val="right" w:leader="dot" w:pos="9060"/>
        </w:tabs>
        <w:spacing w:line="360" w:lineRule="auto"/>
        <w:rPr>
          <w:del w:id="94" w:author="Patrick Machado" w:date="2017-06-20T19:51:00Z"/>
          <w:rFonts w:asciiTheme="minorHAnsi" w:eastAsiaTheme="minorEastAsia" w:hAnsiTheme="minorHAnsi" w:cstheme="minorBidi"/>
          <w:noProof/>
          <w:lang w:eastAsia="pt-BR"/>
        </w:rPr>
      </w:pPr>
      <w:del w:id="95" w:author="Patrick Machado" w:date="2017-06-20T19:51:00Z">
        <w:r w:rsidRPr="00E8785A" w:rsidDel="00E8785A">
          <w:rPr>
            <w:rPrChange w:id="96" w:author="Patrick Machado" w:date="2017-06-20T19:51:00Z">
              <w:rPr>
                <w:rStyle w:val="Hyperlink"/>
                <w:noProof/>
              </w:rPr>
            </w:rPrChange>
          </w:rPr>
          <w:delText>2.4.1.1</w:delText>
        </w:r>
        <w:r w:rsidDel="00E8785A">
          <w:rPr>
            <w:rFonts w:asciiTheme="minorHAnsi" w:eastAsiaTheme="minorEastAsia" w:hAnsiTheme="minorHAnsi" w:cstheme="minorBidi"/>
            <w:noProof/>
            <w:lang w:eastAsia="pt-BR"/>
          </w:rPr>
          <w:tab/>
        </w:r>
        <w:r w:rsidRPr="00E8785A" w:rsidDel="00E8785A">
          <w:rPr>
            <w:rPrChange w:id="97" w:author="Patrick Machado" w:date="2017-06-20T19:51:00Z">
              <w:rPr>
                <w:rStyle w:val="Hyperlink"/>
                <w:noProof/>
              </w:rPr>
            </w:rPrChange>
          </w:rPr>
          <w:delText>Evento</w:delText>
        </w:r>
        <w:r w:rsidDel="00E8785A">
          <w:rPr>
            <w:noProof/>
          </w:rPr>
          <w:tab/>
        </w:r>
        <w:r w:rsidR="002A0247" w:rsidDel="00E8785A">
          <w:rPr>
            <w:noProof/>
          </w:rPr>
          <w:delText>31</w:delText>
        </w:r>
      </w:del>
    </w:p>
    <w:p w14:paraId="254356C8" w14:textId="476CEB78" w:rsidR="005A00EE" w:rsidDel="00E8785A" w:rsidRDefault="005A00EE">
      <w:pPr>
        <w:pStyle w:val="Sumrio4"/>
        <w:tabs>
          <w:tab w:val="left" w:pos="825"/>
          <w:tab w:val="right" w:leader="dot" w:pos="9060"/>
        </w:tabs>
        <w:spacing w:line="360" w:lineRule="auto"/>
        <w:rPr>
          <w:del w:id="98" w:author="Patrick Machado" w:date="2017-06-20T19:51:00Z"/>
          <w:rFonts w:asciiTheme="minorHAnsi" w:eastAsiaTheme="minorEastAsia" w:hAnsiTheme="minorHAnsi" w:cstheme="minorBidi"/>
          <w:noProof/>
          <w:lang w:eastAsia="pt-BR"/>
        </w:rPr>
      </w:pPr>
      <w:del w:id="99" w:author="Patrick Machado" w:date="2017-06-20T19:51:00Z">
        <w:r w:rsidRPr="00E8785A" w:rsidDel="00E8785A">
          <w:rPr>
            <w:rPrChange w:id="100" w:author="Patrick Machado" w:date="2017-06-20T19:51:00Z">
              <w:rPr>
                <w:rStyle w:val="Hyperlink"/>
                <w:noProof/>
              </w:rPr>
            </w:rPrChange>
          </w:rPr>
          <w:delText>2.4.1.2</w:delText>
        </w:r>
        <w:r w:rsidDel="00E8785A">
          <w:rPr>
            <w:rFonts w:asciiTheme="minorHAnsi" w:eastAsiaTheme="minorEastAsia" w:hAnsiTheme="minorHAnsi" w:cstheme="minorBidi"/>
            <w:noProof/>
            <w:lang w:eastAsia="pt-BR"/>
          </w:rPr>
          <w:tab/>
        </w:r>
        <w:r w:rsidRPr="00E8785A" w:rsidDel="00E8785A">
          <w:rPr>
            <w:rPrChange w:id="101" w:author="Patrick Machado" w:date="2017-06-20T19:51:00Z">
              <w:rPr>
                <w:rStyle w:val="Hyperlink"/>
                <w:noProof/>
              </w:rPr>
            </w:rPrChange>
          </w:rPr>
          <w:delText>Atividade</w:delText>
        </w:r>
        <w:r w:rsidDel="00E8785A">
          <w:rPr>
            <w:noProof/>
          </w:rPr>
          <w:tab/>
        </w:r>
        <w:r w:rsidR="002A0247" w:rsidDel="00E8785A">
          <w:rPr>
            <w:noProof/>
          </w:rPr>
          <w:delText>32</w:delText>
        </w:r>
      </w:del>
    </w:p>
    <w:p w14:paraId="2364FE84" w14:textId="6585EE6C" w:rsidR="005A00EE" w:rsidDel="00E8785A" w:rsidRDefault="005A00EE">
      <w:pPr>
        <w:pStyle w:val="Sumrio4"/>
        <w:tabs>
          <w:tab w:val="left" w:pos="825"/>
          <w:tab w:val="right" w:leader="dot" w:pos="9060"/>
        </w:tabs>
        <w:spacing w:line="360" w:lineRule="auto"/>
        <w:rPr>
          <w:del w:id="102" w:author="Patrick Machado" w:date="2017-06-20T19:51:00Z"/>
          <w:rFonts w:asciiTheme="minorHAnsi" w:eastAsiaTheme="minorEastAsia" w:hAnsiTheme="minorHAnsi" w:cstheme="minorBidi"/>
          <w:noProof/>
          <w:lang w:eastAsia="pt-BR"/>
        </w:rPr>
      </w:pPr>
      <w:del w:id="103" w:author="Patrick Machado" w:date="2017-06-20T19:51:00Z">
        <w:r w:rsidRPr="00E8785A" w:rsidDel="00E8785A">
          <w:rPr>
            <w:rPrChange w:id="104" w:author="Patrick Machado" w:date="2017-06-20T19:51:00Z">
              <w:rPr>
                <w:rStyle w:val="Hyperlink"/>
                <w:noProof/>
              </w:rPr>
            </w:rPrChange>
          </w:rPr>
          <w:delText>2.4.1.3</w:delText>
        </w:r>
        <w:r w:rsidDel="00E8785A">
          <w:rPr>
            <w:rFonts w:asciiTheme="minorHAnsi" w:eastAsiaTheme="minorEastAsia" w:hAnsiTheme="minorHAnsi" w:cstheme="minorBidi"/>
            <w:noProof/>
            <w:lang w:eastAsia="pt-BR"/>
          </w:rPr>
          <w:tab/>
        </w:r>
        <w:r w:rsidRPr="00E8785A" w:rsidDel="00E8785A">
          <w:rPr>
            <w:rPrChange w:id="105" w:author="Patrick Machado" w:date="2017-06-20T19:51:00Z">
              <w:rPr>
                <w:rStyle w:val="Hyperlink"/>
                <w:noProof/>
              </w:rPr>
            </w:rPrChange>
          </w:rPr>
          <w:delText>Comporta de Caminho</w:delText>
        </w:r>
        <w:r w:rsidDel="00E8785A">
          <w:rPr>
            <w:noProof/>
          </w:rPr>
          <w:tab/>
        </w:r>
        <w:r w:rsidR="002A0247" w:rsidDel="00E8785A">
          <w:rPr>
            <w:noProof/>
          </w:rPr>
          <w:delText>33</w:delText>
        </w:r>
      </w:del>
    </w:p>
    <w:p w14:paraId="7484C8D8" w14:textId="40A8BC81" w:rsidR="005A00EE" w:rsidDel="00E8785A" w:rsidRDefault="005A00EE">
      <w:pPr>
        <w:pStyle w:val="Sumrio3"/>
        <w:spacing w:line="360" w:lineRule="auto"/>
        <w:rPr>
          <w:del w:id="106" w:author="Patrick Machado" w:date="2017-06-20T19:51:00Z"/>
          <w:rFonts w:asciiTheme="minorHAnsi" w:eastAsiaTheme="minorEastAsia" w:hAnsiTheme="minorHAnsi" w:cstheme="minorBidi"/>
          <w:b w:val="0"/>
          <w:noProof/>
          <w:lang w:eastAsia="pt-BR"/>
        </w:rPr>
      </w:pPr>
      <w:del w:id="107" w:author="Patrick Machado" w:date="2017-06-20T19:51:00Z">
        <w:r w:rsidRPr="00E8785A" w:rsidDel="00E8785A">
          <w:rPr>
            <w:rPrChange w:id="108" w:author="Patrick Machado" w:date="2017-06-20T19:51:00Z">
              <w:rPr>
                <w:rStyle w:val="Hyperlink"/>
                <w:noProof/>
              </w:rPr>
            </w:rPrChange>
          </w:rPr>
          <w:delText>2.4.2</w:delText>
        </w:r>
        <w:r w:rsidDel="00E8785A">
          <w:rPr>
            <w:rFonts w:asciiTheme="minorHAnsi" w:eastAsiaTheme="minorEastAsia" w:hAnsiTheme="minorHAnsi" w:cstheme="minorBidi"/>
            <w:b w:val="0"/>
            <w:noProof/>
            <w:lang w:eastAsia="pt-BR"/>
          </w:rPr>
          <w:tab/>
        </w:r>
        <w:r w:rsidRPr="00E8785A" w:rsidDel="00E8785A">
          <w:rPr>
            <w:rPrChange w:id="109" w:author="Patrick Machado" w:date="2017-06-20T19:51:00Z">
              <w:rPr>
                <w:rStyle w:val="Hyperlink"/>
                <w:noProof/>
              </w:rPr>
            </w:rPrChange>
          </w:rPr>
          <w:delText>Dados</w:delText>
        </w:r>
        <w:r w:rsidDel="00E8785A">
          <w:rPr>
            <w:noProof/>
          </w:rPr>
          <w:tab/>
        </w:r>
        <w:r w:rsidR="002A0247" w:rsidDel="00E8785A">
          <w:rPr>
            <w:noProof/>
          </w:rPr>
          <w:delText>33</w:delText>
        </w:r>
      </w:del>
    </w:p>
    <w:p w14:paraId="2519FDD5" w14:textId="594CB929" w:rsidR="005A00EE" w:rsidDel="00E8785A" w:rsidRDefault="005A00EE">
      <w:pPr>
        <w:pStyle w:val="Sumrio4"/>
        <w:tabs>
          <w:tab w:val="left" w:pos="825"/>
          <w:tab w:val="right" w:leader="dot" w:pos="9060"/>
        </w:tabs>
        <w:spacing w:line="360" w:lineRule="auto"/>
        <w:rPr>
          <w:del w:id="110" w:author="Patrick Machado" w:date="2017-06-20T19:51:00Z"/>
          <w:rFonts w:asciiTheme="minorHAnsi" w:eastAsiaTheme="minorEastAsia" w:hAnsiTheme="minorHAnsi" w:cstheme="minorBidi"/>
          <w:noProof/>
          <w:lang w:eastAsia="pt-BR"/>
        </w:rPr>
      </w:pPr>
      <w:del w:id="111" w:author="Patrick Machado" w:date="2017-06-20T19:51:00Z">
        <w:r w:rsidRPr="00E8785A" w:rsidDel="00E8785A">
          <w:rPr>
            <w:rPrChange w:id="112" w:author="Patrick Machado" w:date="2017-06-20T19:51:00Z">
              <w:rPr>
                <w:rStyle w:val="Hyperlink"/>
                <w:noProof/>
              </w:rPr>
            </w:rPrChange>
          </w:rPr>
          <w:delText>2.4.2.1</w:delText>
        </w:r>
        <w:r w:rsidDel="00E8785A">
          <w:rPr>
            <w:rFonts w:asciiTheme="minorHAnsi" w:eastAsiaTheme="minorEastAsia" w:hAnsiTheme="minorHAnsi" w:cstheme="minorBidi"/>
            <w:noProof/>
            <w:lang w:eastAsia="pt-BR"/>
          </w:rPr>
          <w:tab/>
        </w:r>
        <w:r w:rsidRPr="00E8785A" w:rsidDel="00E8785A">
          <w:rPr>
            <w:rPrChange w:id="113" w:author="Patrick Machado" w:date="2017-06-20T19:51:00Z">
              <w:rPr>
                <w:rStyle w:val="Hyperlink"/>
                <w:noProof/>
              </w:rPr>
            </w:rPrChange>
          </w:rPr>
          <w:delText>Objeto de Dados</w:delText>
        </w:r>
        <w:r w:rsidDel="00E8785A">
          <w:rPr>
            <w:noProof/>
          </w:rPr>
          <w:tab/>
        </w:r>
        <w:r w:rsidR="002A0247" w:rsidDel="00E8785A">
          <w:rPr>
            <w:noProof/>
          </w:rPr>
          <w:delText>34</w:delText>
        </w:r>
      </w:del>
    </w:p>
    <w:p w14:paraId="712B957D" w14:textId="797B7741" w:rsidR="005A00EE" w:rsidDel="00E8785A" w:rsidRDefault="005A00EE">
      <w:pPr>
        <w:pStyle w:val="Sumrio4"/>
        <w:tabs>
          <w:tab w:val="left" w:pos="825"/>
          <w:tab w:val="right" w:leader="dot" w:pos="9060"/>
        </w:tabs>
        <w:spacing w:line="360" w:lineRule="auto"/>
        <w:rPr>
          <w:del w:id="114" w:author="Patrick Machado" w:date="2017-06-20T19:51:00Z"/>
          <w:rFonts w:asciiTheme="minorHAnsi" w:eastAsiaTheme="minorEastAsia" w:hAnsiTheme="minorHAnsi" w:cstheme="minorBidi"/>
          <w:noProof/>
          <w:lang w:eastAsia="pt-BR"/>
        </w:rPr>
      </w:pPr>
      <w:del w:id="115" w:author="Patrick Machado" w:date="2017-06-20T19:51:00Z">
        <w:r w:rsidRPr="00E8785A" w:rsidDel="00E8785A">
          <w:rPr>
            <w:rPrChange w:id="116" w:author="Patrick Machado" w:date="2017-06-20T19:51:00Z">
              <w:rPr>
                <w:rStyle w:val="Hyperlink"/>
                <w:noProof/>
              </w:rPr>
            </w:rPrChange>
          </w:rPr>
          <w:delText>2.4.2.2</w:delText>
        </w:r>
        <w:r w:rsidDel="00E8785A">
          <w:rPr>
            <w:rFonts w:asciiTheme="minorHAnsi" w:eastAsiaTheme="minorEastAsia" w:hAnsiTheme="minorHAnsi" w:cstheme="minorBidi"/>
            <w:noProof/>
            <w:lang w:eastAsia="pt-BR"/>
          </w:rPr>
          <w:tab/>
        </w:r>
        <w:r w:rsidRPr="00E8785A" w:rsidDel="00E8785A">
          <w:rPr>
            <w:rPrChange w:id="117" w:author="Patrick Machado" w:date="2017-06-20T19:51:00Z">
              <w:rPr>
                <w:rStyle w:val="Hyperlink"/>
                <w:noProof/>
              </w:rPr>
            </w:rPrChange>
          </w:rPr>
          <w:delText>Entrada de Dados</w:delText>
        </w:r>
        <w:r w:rsidDel="00E8785A">
          <w:rPr>
            <w:noProof/>
          </w:rPr>
          <w:tab/>
        </w:r>
        <w:r w:rsidR="002A0247" w:rsidDel="00E8785A">
          <w:rPr>
            <w:noProof/>
          </w:rPr>
          <w:delText>34</w:delText>
        </w:r>
      </w:del>
    </w:p>
    <w:p w14:paraId="3012D6B2" w14:textId="3F94E6AD" w:rsidR="005A00EE" w:rsidDel="00E8785A" w:rsidRDefault="005A00EE">
      <w:pPr>
        <w:pStyle w:val="Sumrio4"/>
        <w:tabs>
          <w:tab w:val="left" w:pos="825"/>
          <w:tab w:val="right" w:leader="dot" w:pos="9060"/>
        </w:tabs>
        <w:spacing w:line="360" w:lineRule="auto"/>
        <w:rPr>
          <w:del w:id="118" w:author="Patrick Machado" w:date="2017-06-20T19:51:00Z"/>
          <w:rFonts w:asciiTheme="minorHAnsi" w:eastAsiaTheme="minorEastAsia" w:hAnsiTheme="minorHAnsi" w:cstheme="minorBidi"/>
          <w:noProof/>
          <w:lang w:eastAsia="pt-BR"/>
        </w:rPr>
      </w:pPr>
      <w:del w:id="119" w:author="Patrick Machado" w:date="2017-06-20T19:51:00Z">
        <w:r w:rsidRPr="00E8785A" w:rsidDel="00E8785A">
          <w:rPr>
            <w:rPrChange w:id="120" w:author="Patrick Machado" w:date="2017-06-20T19:51:00Z">
              <w:rPr>
                <w:rStyle w:val="Hyperlink"/>
                <w:noProof/>
              </w:rPr>
            </w:rPrChange>
          </w:rPr>
          <w:delText>2.4.2.3</w:delText>
        </w:r>
        <w:r w:rsidDel="00E8785A">
          <w:rPr>
            <w:rFonts w:asciiTheme="minorHAnsi" w:eastAsiaTheme="minorEastAsia" w:hAnsiTheme="minorHAnsi" w:cstheme="minorBidi"/>
            <w:noProof/>
            <w:lang w:eastAsia="pt-BR"/>
          </w:rPr>
          <w:tab/>
        </w:r>
        <w:r w:rsidRPr="00E8785A" w:rsidDel="00E8785A">
          <w:rPr>
            <w:rPrChange w:id="121" w:author="Patrick Machado" w:date="2017-06-20T19:51:00Z">
              <w:rPr>
                <w:rStyle w:val="Hyperlink"/>
                <w:noProof/>
              </w:rPr>
            </w:rPrChange>
          </w:rPr>
          <w:delText>Saída de Dados</w:delText>
        </w:r>
        <w:r w:rsidDel="00E8785A">
          <w:rPr>
            <w:noProof/>
          </w:rPr>
          <w:tab/>
        </w:r>
        <w:r w:rsidR="002A0247" w:rsidDel="00E8785A">
          <w:rPr>
            <w:noProof/>
          </w:rPr>
          <w:delText>35</w:delText>
        </w:r>
      </w:del>
    </w:p>
    <w:p w14:paraId="5DC32EEC" w14:textId="05798077" w:rsidR="005A00EE" w:rsidDel="00E8785A" w:rsidRDefault="005A00EE">
      <w:pPr>
        <w:pStyle w:val="Sumrio4"/>
        <w:tabs>
          <w:tab w:val="left" w:pos="825"/>
          <w:tab w:val="right" w:leader="dot" w:pos="9060"/>
        </w:tabs>
        <w:spacing w:line="360" w:lineRule="auto"/>
        <w:rPr>
          <w:del w:id="122" w:author="Patrick Machado" w:date="2017-06-20T19:51:00Z"/>
          <w:rFonts w:asciiTheme="minorHAnsi" w:eastAsiaTheme="minorEastAsia" w:hAnsiTheme="minorHAnsi" w:cstheme="minorBidi"/>
          <w:noProof/>
          <w:lang w:eastAsia="pt-BR"/>
        </w:rPr>
      </w:pPr>
      <w:del w:id="123" w:author="Patrick Machado" w:date="2017-06-20T19:51:00Z">
        <w:r w:rsidRPr="00E8785A" w:rsidDel="00E8785A">
          <w:rPr>
            <w:rPrChange w:id="124" w:author="Patrick Machado" w:date="2017-06-20T19:51:00Z">
              <w:rPr>
                <w:rStyle w:val="Hyperlink"/>
                <w:noProof/>
              </w:rPr>
            </w:rPrChange>
          </w:rPr>
          <w:delText>2.4.2.4</w:delText>
        </w:r>
        <w:r w:rsidDel="00E8785A">
          <w:rPr>
            <w:rFonts w:asciiTheme="minorHAnsi" w:eastAsiaTheme="minorEastAsia" w:hAnsiTheme="minorHAnsi" w:cstheme="minorBidi"/>
            <w:noProof/>
            <w:lang w:eastAsia="pt-BR"/>
          </w:rPr>
          <w:tab/>
        </w:r>
        <w:r w:rsidRPr="00E8785A" w:rsidDel="00E8785A">
          <w:rPr>
            <w:rPrChange w:id="125" w:author="Patrick Machado" w:date="2017-06-20T19:51:00Z">
              <w:rPr>
                <w:rStyle w:val="Hyperlink"/>
                <w:noProof/>
              </w:rPr>
            </w:rPrChange>
          </w:rPr>
          <w:delText>Armazenamento de Dados</w:delText>
        </w:r>
        <w:r w:rsidDel="00E8785A">
          <w:rPr>
            <w:noProof/>
          </w:rPr>
          <w:tab/>
        </w:r>
        <w:r w:rsidR="002A0247" w:rsidDel="00E8785A">
          <w:rPr>
            <w:noProof/>
          </w:rPr>
          <w:delText>35</w:delText>
        </w:r>
      </w:del>
    </w:p>
    <w:p w14:paraId="23EBFFC8" w14:textId="0C0A6DD1" w:rsidR="005A00EE" w:rsidDel="00E8785A" w:rsidRDefault="005A00EE">
      <w:pPr>
        <w:pStyle w:val="Sumrio3"/>
        <w:spacing w:line="360" w:lineRule="auto"/>
        <w:rPr>
          <w:del w:id="126" w:author="Patrick Machado" w:date="2017-06-20T19:51:00Z"/>
          <w:rFonts w:asciiTheme="minorHAnsi" w:eastAsiaTheme="minorEastAsia" w:hAnsiTheme="minorHAnsi" w:cstheme="minorBidi"/>
          <w:b w:val="0"/>
          <w:noProof/>
          <w:lang w:eastAsia="pt-BR"/>
        </w:rPr>
      </w:pPr>
      <w:del w:id="127" w:author="Patrick Machado" w:date="2017-06-20T19:51:00Z">
        <w:r w:rsidRPr="00E8785A" w:rsidDel="00E8785A">
          <w:rPr>
            <w:rPrChange w:id="128" w:author="Patrick Machado" w:date="2017-06-20T19:51:00Z">
              <w:rPr>
                <w:rStyle w:val="Hyperlink"/>
                <w:noProof/>
              </w:rPr>
            </w:rPrChange>
          </w:rPr>
          <w:delText>2.4.3</w:delText>
        </w:r>
        <w:r w:rsidDel="00E8785A">
          <w:rPr>
            <w:rFonts w:asciiTheme="minorHAnsi" w:eastAsiaTheme="minorEastAsia" w:hAnsiTheme="minorHAnsi" w:cstheme="minorBidi"/>
            <w:b w:val="0"/>
            <w:noProof/>
            <w:lang w:eastAsia="pt-BR"/>
          </w:rPr>
          <w:tab/>
        </w:r>
        <w:r w:rsidRPr="00E8785A" w:rsidDel="00E8785A">
          <w:rPr>
            <w:rPrChange w:id="129" w:author="Patrick Machado" w:date="2017-06-20T19:51:00Z">
              <w:rPr>
                <w:rStyle w:val="Hyperlink"/>
                <w:noProof/>
              </w:rPr>
            </w:rPrChange>
          </w:rPr>
          <w:delText>Objetos de Conexão</w:delText>
        </w:r>
        <w:r w:rsidDel="00E8785A">
          <w:rPr>
            <w:noProof/>
          </w:rPr>
          <w:tab/>
        </w:r>
        <w:r w:rsidR="002A0247" w:rsidDel="00E8785A">
          <w:rPr>
            <w:noProof/>
          </w:rPr>
          <w:delText>35</w:delText>
        </w:r>
      </w:del>
    </w:p>
    <w:p w14:paraId="2FC072A6" w14:textId="0E505008" w:rsidR="005A00EE" w:rsidDel="00E8785A" w:rsidRDefault="005A00EE">
      <w:pPr>
        <w:pStyle w:val="Sumrio4"/>
        <w:tabs>
          <w:tab w:val="left" w:pos="825"/>
          <w:tab w:val="right" w:leader="dot" w:pos="9060"/>
        </w:tabs>
        <w:spacing w:line="360" w:lineRule="auto"/>
        <w:rPr>
          <w:del w:id="130" w:author="Patrick Machado" w:date="2017-06-20T19:51:00Z"/>
          <w:rFonts w:asciiTheme="minorHAnsi" w:eastAsiaTheme="minorEastAsia" w:hAnsiTheme="minorHAnsi" w:cstheme="minorBidi"/>
          <w:noProof/>
          <w:lang w:eastAsia="pt-BR"/>
        </w:rPr>
      </w:pPr>
      <w:del w:id="131" w:author="Patrick Machado" w:date="2017-06-20T19:51:00Z">
        <w:r w:rsidRPr="00E8785A" w:rsidDel="00E8785A">
          <w:rPr>
            <w:rPrChange w:id="132" w:author="Patrick Machado" w:date="2017-06-20T19:51:00Z">
              <w:rPr>
                <w:rStyle w:val="Hyperlink"/>
                <w:noProof/>
              </w:rPr>
            </w:rPrChange>
          </w:rPr>
          <w:delText>2.4.3.1</w:delText>
        </w:r>
        <w:r w:rsidDel="00E8785A">
          <w:rPr>
            <w:rFonts w:asciiTheme="minorHAnsi" w:eastAsiaTheme="minorEastAsia" w:hAnsiTheme="minorHAnsi" w:cstheme="minorBidi"/>
            <w:noProof/>
            <w:lang w:eastAsia="pt-BR"/>
          </w:rPr>
          <w:tab/>
        </w:r>
        <w:r w:rsidRPr="00E8785A" w:rsidDel="00E8785A">
          <w:rPr>
            <w:rPrChange w:id="133" w:author="Patrick Machado" w:date="2017-06-20T19:51:00Z">
              <w:rPr>
                <w:rStyle w:val="Hyperlink"/>
                <w:noProof/>
              </w:rPr>
            </w:rPrChange>
          </w:rPr>
          <w:delText>Fluxo de Sequência</w:delText>
        </w:r>
        <w:r w:rsidDel="00E8785A">
          <w:rPr>
            <w:noProof/>
          </w:rPr>
          <w:tab/>
        </w:r>
        <w:r w:rsidR="002A0247" w:rsidDel="00E8785A">
          <w:rPr>
            <w:noProof/>
          </w:rPr>
          <w:delText>36</w:delText>
        </w:r>
      </w:del>
    </w:p>
    <w:p w14:paraId="04FB1FBA" w14:textId="5C74881B" w:rsidR="005A00EE" w:rsidDel="00E8785A" w:rsidRDefault="005A00EE">
      <w:pPr>
        <w:pStyle w:val="Sumrio4"/>
        <w:tabs>
          <w:tab w:val="left" w:pos="825"/>
          <w:tab w:val="right" w:leader="dot" w:pos="9060"/>
        </w:tabs>
        <w:spacing w:line="360" w:lineRule="auto"/>
        <w:rPr>
          <w:del w:id="134" w:author="Patrick Machado" w:date="2017-06-20T19:51:00Z"/>
          <w:rFonts w:asciiTheme="minorHAnsi" w:eastAsiaTheme="minorEastAsia" w:hAnsiTheme="minorHAnsi" w:cstheme="minorBidi"/>
          <w:noProof/>
          <w:lang w:eastAsia="pt-BR"/>
        </w:rPr>
      </w:pPr>
      <w:del w:id="135" w:author="Patrick Machado" w:date="2017-06-20T19:51:00Z">
        <w:r w:rsidRPr="00E8785A" w:rsidDel="00E8785A">
          <w:rPr>
            <w:rPrChange w:id="136" w:author="Patrick Machado" w:date="2017-06-20T19:51:00Z">
              <w:rPr>
                <w:rStyle w:val="Hyperlink"/>
                <w:noProof/>
              </w:rPr>
            </w:rPrChange>
          </w:rPr>
          <w:delText>2.4.3.2</w:delText>
        </w:r>
        <w:r w:rsidDel="00E8785A">
          <w:rPr>
            <w:rFonts w:asciiTheme="minorHAnsi" w:eastAsiaTheme="minorEastAsia" w:hAnsiTheme="minorHAnsi" w:cstheme="minorBidi"/>
            <w:noProof/>
            <w:lang w:eastAsia="pt-BR"/>
          </w:rPr>
          <w:tab/>
        </w:r>
        <w:r w:rsidRPr="00E8785A" w:rsidDel="00E8785A">
          <w:rPr>
            <w:rPrChange w:id="137" w:author="Patrick Machado" w:date="2017-06-20T19:51:00Z">
              <w:rPr>
                <w:rStyle w:val="Hyperlink"/>
                <w:noProof/>
              </w:rPr>
            </w:rPrChange>
          </w:rPr>
          <w:delText>Fluxo de Mensagem</w:delText>
        </w:r>
        <w:r w:rsidDel="00E8785A">
          <w:rPr>
            <w:noProof/>
          </w:rPr>
          <w:tab/>
        </w:r>
        <w:r w:rsidR="002A0247" w:rsidDel="00E8785A">
          <w:rPr>
            <w:noProof/>
          </w:rPr>
          <w:delText>36</w:delText>
        </w:r>
      </w:del>
    </w:p>
    <w:p w14:paraId="30FCD8BF" w14:textId="10571057" w:rsidR="005A00EE" w:rsidDel="00E8785A" w:rsidRDefault="005A00EE">
      <w:pPr>
        <w:pStyle w:val="Sumrio4"/>
        <w:tabs>
          <w:tab w:val="left" w:pos="825"/>
          <w:tab w:val="right" w:leader="dot" w:pos="9060"/>
        </w:tabs>
        <w:spacing w:line="360" w:lineRule="auto"/>
        <w:rPr>
          <w:del w:id="138" w:author="Patrick Machado" w:date="2017-06-20T19:51:00Z"/>
          <w:rFonts w:asciiTheme="minorHAnsi" w:eastAsiaTheme="minorEastAsia" w:hAnsiTheme="minorHAnsi" w:cstheme="minorBidi"/>
          <w:noProof/>
          <w:lang w:eastAsia="pt-BR"/>
        </w:rPr>
      </w:pPr>
      <w:del w:id="139" w:author="Patrick Machado" w:date="2017-06-20T19:51:00Z">
        <w:r w:rsidRPr="00E8785A" w:rsidDel="00E8785A">
          <w:rPr>
            <w:rPrChange w:id="140" w:author="Patrick Machado" w:date="2017-06-20T19:51:00Z">
              <w:rPr>
                <w:rStyle w:val="Hyperlink"/>
                <w:noProof/>
              </w:rPr>
            </w:rPrChange>
          </w:rPr>
          <w:delText>2.4.3.3</w:delText>
        </w:r>
        <w:r w:rsidDel="00E8785A">
          <w:rPr>
            <w:rFonts w:asciiTheme="minorHAnsi" w:eastAsiaTheme="minorEastAsia" w:hAnsiTheme="minorHAnsi" w:cstheme="minorBidi"/>
            <w:noProof/>
            <w:lang w:eastAsia="pt-BR"/>
          </w:rPr>
          <w:tab/>
        </w:r>
        <w:r w:rsidRPr="00E8785A" w:rsidDel="00E8785A">
          <w:rPr>
            <w:rPrChange w:id="141" w:author="Patrick Machado" w:date="2017-06-20T19:51:00Z">
              <w:rPr>
                <w:rStyle w:val="Hyperlink"/>
                <w:noProof/>
              </w:rPr>
            </w:rPrChange>
          </w:rPr>
          <w:delText>Associação</w:delText>
        </w:r>
        <w:r w:rsidDel="00E8785A">
          <w:rPr>
            <w:noProof/>
          </w:rPr>
          <w:tab/>
        </w:r>
        <w:r w:rsidR="002A0247" w:rsidDel="00E8785A">
          <w:rPr>
            <w:noProof/>
          </w:rPr>
          <w:delText>37</w:delText>
        </w:r>
      </w:del>
    </w:p>
    <w:p w14:paraId="6F13D75F" w14:textId="6CF26D8B" w:rsidR="005A00EE" w:rsidDel="00E8785A" w:rsidRDefault="005A00EE">
      <w:pPr>
        <w:pStyle w:val="Sumrio4"/>
        <w:tabs>
          <w:tab w:val="left" w:pos="825"/>
          <w:tab w:val="right" w:leader="dot" w:pos="9060"/>
        </w:tabs>
        <w:spacing w:line="360" w:lineRule="auto"/>
        <w:rPr>
          <w:del w:id="142" w:author="Patrick Machado" w:date="2017-06-20T19:51:00Z"/>
          <w:rFonts w:asciiTheme="minorHAnsi" w:eastAsiaTheme="minorEastAsia" w:hAnsiTheme="minorHAnsi" w:cstheme="minorBidi"/>
          <w:noProof/>
          <w:lang w:eastAsia="pt-BR"/>
        </w:rPr>
      </w:pPr>
      <w:del w:id="143" w:author="Patrick Machado" w:date="2017-06-20T19:51:00Z">
        <w:r w:rsidRPr="00E8785A" w:rsidDel="00E8785A">
          <w:rPr>
            <w:rPrChange w:id="144" w:author="Patrick Machado" w:date="2017-06-20T19:51:00Z">
              <w:rPr>
                <w:rStyle w:val="Hyperlink"/>
                <w:noProof/>
              </w:rPr>
            </w:rPrChange>
          </w:rPr>
          <w:delText>2.4.3.4</w:delText>
        </w:r>
        <w:r w:rsidDel="00E8785A">
          <w:rPr>
            <w:rFonts w:asciiTheme="minorHAnsi" w:eastAsiaTheme="minorEastAsia" w:hAnsiTheme="minorHAnsi" w:cstheme="minorBidi"/>
            <w:noProof/>
            <w:lang w:eastAsia="pt-BR"/>
          </w:rPr>
          <w:tab/>
        </w:r>
        <w:r w:rsidRPr="00E8785A" w:rsidDel="00E8785A">
          <w:rPr>
            <w:rPrChange w:id="145" w:author="Patrick Machado" w:date="2017-06-20T19:51:00Z">
              <w:rPr>
                <w:rStyle w:val="Hyperlink"/>
                <w:noProof/>
              </w:rPr>
            </w:rPrChange>
          </w:rPr>
          <w:delText>Associação de Dados</w:delText>
        </w:r>
        <w:r w:rsidDel="00E8785A">
          <w:rPr>
            <w:noProof/>
          </w:rPr>
          <w:tab/>
        </w:r>
        <w:r w:rsidR="002A0247" w:rsidDel="00E8785A">
          <w:rPr>
            <w:noProof/>
          </w:rPr>
          <w:delText>37</w:delText>
        </w:r>
      </w:del>
    </w:p>
    <w:p w14:paraId="673A5C5C" w14:textId="7C101964" w:rsidR="005A00EE" w:rsidDel="00E8785A" w:rsidRDefault="005A00EE">
      <w:pPr>
        <w:pStyle w:val="Sumrio3"/>
        <w:spacing w:line="360" w:lineRule="auto"/>
        <w:rPr>
          <w:del w:id="146" w:author="Patrick Machado" w:date="2017-06-20T19:51:00Z"/>
          <w:rFonts w:asciiTheme="minorHAnsi" w:eastAsiaTheme="minorEastAsia" w:hAnsiTheme="minorHAnsi" w:cstheme="minorBidi"/>
          <w:b w:val="0"/>
          <w:noProof/>
          <w:lang w:eastAsia="pt-BR"/>
        </w:rPr>
      </w:pPr>
      <w:del w:id="147" w:author="Patrick Machado" w:date="2017-06-20T19:51:00Z">
        <w:r w:rsidRPr="00E8785A" w:rsidDel="00E8785A">
          <w:rPr>
            <w:rPrChange w:id="148" w:author="Patrick Machado" w:date="2017-06-20T19:51:00Z">
              <w:rPr>
                <w:rStyle w:val="Hyperlink"/>
                <w:noProof/>
              </w:rPr>
            </w:rPrChange>
          </w:rPr>
          <w:delText>2.4.4</w:delText>
        </w:r>
        <w:r w:rsidDel="00E8785A">
          <w:rPr>
            <w:rFonts w:asciiTheme="minorHAnsi" w:eastAsiaTheme="minorEastAsia" w:hAnsiTheme="minorHAnsi" w:cstheme="minorBidi"/>
            <w:b w:val="0"/>
            <w:noProof/>
            <w:lang w:eastAsia="pt-BR"/>
          </w:rPr>
          <w:tab/>
        </w:r>
        <w:r w:rsidRPr="00E8785A" w:rsidDel="00E8785A">
          <w:rPr>
            <w:rPrChange w:id="149" w:author="Patrick Machado" w:date="2017-06-20T19:51:00Z">
              <w:rPr>
                <w:rStyle w:val="Hyperlink"/>
                <w:noProof/>
              </w:rPr>
            </w:rPrChange>
          </w:rPr>
          <w:delText>Raias</w:delText>
        </w:r>
        <w:r w:rsidDel="00E8785A">
          <w:rPr>
            <w:noProof/>
          </w:rPr>
          <w:tab/>
        </w:r>
        <w:r w:rsidR="002A0247" w:rsidDel="00E8785A">
          <w:rPr>
            <w:noProof/>
          </w:rPr>
          <w:delText>37</w:delText>
        </w:r>
      </w:del>
    </w:p>
    <w:p w14:paraId="44F61136" w14:textId="34B79216" w:rsidR="005A00EE" w:rsidDel="00E8785A" w:rsidRDefault="005A00EE">
      <w:pPr>
        <w:pStyle w:val="Sumrio4"/>
        <w:tabs>
          <w:tab w:val="left" w:pos="825"/>
          <w:tab w:val="right" w:leader="dot" w:pos="9060"/>
        </w:tabs>
        <w:spacing w:line="360" w:lineRule="auto"/>
        <w:rPr>
          <w:del w:id="150" w:author="Patrick Machado" w:date="2017-06-20T19:51:00Z"/>
          <w:rFonts w:asciiTheme="minorHAnsi" w:eastAsiaTheme="minorEastAsia" w:hAnsiTheme="minorHAnsi" w:cstheme="minorBidi"/>
          <w:noProof/>
          <w:lang w:eastAsia="pt-BR"/>
        </w:rPr>
      </w:pPr>
      <w:del w:id="151" w:author="Patrick Machado" w:date="2017-06-20T19:51:00Z">
        <w:r w:rsidRPr="00E8785A" w:rsidDel="00E8785A">
          <w:rPr>
            <w:rPrChange w:id="152" w:author="Patrick Machado" w:date="2017-06-20T19:51:00Z">
              <w:rPr>
                <w:rStyle w:val="Hyperlink"/>
                <w:noProof/>
              </w:rPr>
            </w:rPrChange>
          </w:rPr>
          <w:delText>2.4.4.1</w:delText>
        </w:r>
        <w:r w:rsidDel="00E8785A">
          <w:rPr>
            <w:rFonts w:asciiTheme="minorHAnsi" w:eastAsiaTheme="minorEastAsia" w:hAnsiTheme="minorHAnsi" w:cstheme="minorBidi"/>
            <w:noProof/>
            <w:lang w:eastAsia="pt-BR"/>
          </w:rPr>
          <w:tab/>
        </w:r>
        <w:r w:rsidRPr="00E8785A" w:rsidDel="00E8785A">
          <w:rPr>
            <w:rPrChange w:id="153" w:author="Patrick Machado" w:date="2017-06-20T19:51:00Z">
              <w:rPr>
                <w:rStyle w:val="Hyperlink"/>
                <w:noProof/>
              </w:rPr>
            </w:rPrChange>
          </w:rPr>
          <w:delText>Piscina</w:delText>
        </w:r>
        <w:r w:rsidDel="00E8785A">
          <w:rPr>
            <w:noProof/>
          </w:rPr>
          <w:tab/>
        </w:r>
        <w:r w:rsidR="002A0247" w:rsidDel="00E8785A">
          <w:rPr>
            <w:noProof/>
          </w:rPr>
          <w:delText>38</w:delText>
        </w:r>
      </w:del>
    </w:p>
    <w:p w14:paraId="2EFF0BA7" w14:textId="394CC3FB" w:rsidR="005A00EE" w:rsidDel="00E8785A" w:rsidRDefault="005A00EE">
      <w:pPr>
        <w:pStyle w:val="Sumrio4"/>
        <w:tabs>
          <w:tab w:val="left" w:pos="825"/>
          <w:tab w:val="right" w:leader="dot" w:pos="9060"/>
        </w:tabs>
        <w:spacing w:line="360" w:lineRule="auto"/>
        <w:rPr>
          <w:del w:id="154" w:author="Patrick Machado" w:date="2017-06-20T19:51:00Z"/>
          <w:rFonts w:asciiTheme="minorHAnsi" w:eastAsiaTheme="minorEastAsia" w:hAnsiTheme="minorHAnsi" w:cstheme="minorBidi"/>
          <w:noProof/>
          <w:lang w:eastAsia="pt-BR"/>
        </w:rPr>
      </w:pPr>
      <w:del w:id="155" w:author="Patrick Machado" w:date="2017-06-20T19:51:00Z">
        <w:r w:rsidRPr="00E8785A" w:rsidDel="00E8785A">
          <w:rPr>
            <w:rPrChange w:id="156" w:author="Patrick Machado" w:date="2017-06-20T19:51:00Z">
              <w:rPr>
                <w:rStyle w:val="Hyperlink"/>
                <w:noProof/>
              </w:rPr>
            </w:rPrChange>
          </w:rPr>
          <w:delText>2.4.4.2</w:delText>
        </w:r>
        <w:r w:rsidDel="00E8785A">
          <w:rPr>
            <w:rFonts w:asciiTheme="minorHAnsi" w:eastAsiaTheme="minorEastAsia" w:hAnsiTheme="minorHAnsi" w:cstheme="minorBidi"/>
            <w:noProof/>
            <w:lang w:eastAsia="pt-BR"/>
          </w:rPr>
          <w:tab/>
        </w:r>
        <w:r w:rsidRPr="00E8785A" w:rsidDel="00E8785A">
          <w:rPr>
            <w:rPrChange w:id="157" w:author="Patrick Machado" w:date="2017-06-20T19:51:00Z">
              <w:rPr>
                <w:rStyle w:val="Hyperlink"/>
                <w:noProof/>
              </w:rPr>
            </w:rPrChange>
          </w:rPr>
          <w:delText>Raia</w:delText>
        </w:r>
        <w:r w:rsidDel="00E8785A">
          <w:rPr>
            <w:noProof/>
          </w:rPr>
          <w:tab/>
        </w:r>
        <w:r w:rsidR="002A0247" w:rsidDel="00E8785A">
          <w:rPr>
            <w:noProof/>
          </w:rPr>
          <w:delText>38</w:delText>
        </w:r>
      </w:del>
    </w:p>
    <w:p w14:paraId="096EC0A4" w14:textId="5710EAE1" w:rsidR="005A00EE" w:rsidDel="00E8785A" w:rsidRDefault="005A00EE">
      <w:pPr>
        <w:pStyle w:val="Sumrio3"/>
        <w:spacing w:line="360" w:lineRule="auto"/>
        <w:rPr>
          <w:del w:id="158" w:author="Patrick Machado" w:date="2017-06-20T19:51:00Z"/>
          <w:rFonts w:asciiTheme="minorHAnsi" w:eastAsiaTheme="minorEastAsia" w:hAnsiTheme="minorHAnsi" w:cstheme="minorBidi"/>
          <w:b w:val="0"/>
          <w:noProof/>
          <w:lang w:eastAsia="pt-BR"/>
        </w:rPr>
      </w:pPr>
      <w:del w:id="159" w:author="Patrick Machado" w:date="2017-06-20T19:51:00Z">
        <w:r w:rsidRPr="00E8785A" w:rsidDel="00E8785A">
          <w:rPr>
            <w:rPrChange w:id="160" w:author="Patrick Machado" w:date="2017-06-20T19:51:00Z">
              <w:rPr>
                <w:rStyle w:val="Hyperlink"/>
                <w:noProof/>
              </w:rPr>
            </w:rPrChange>
          </w:rPr>
          <w:delText>2.4.5</w:delText>
        </w:r>
        <w:r w:rsidDel="00E8785A">
          <w:rPr>
            <w:rFonts w:asciiTheme="minorHAnsi" w:eastAsiaTheme="minorEastAsia" w:hAnsiTheme="minorHAnsi" w:cstheme="minorBidi"/>
            <w:b w:val="0"/>
            <w:noProof/>
            <w:lang w:eastAsia="pt-BR"/>
          </w:rPr>
          <w:tab/>
        </w:r>
        <w:r w:rsidRPr="00E8785A" w:rsidDel="00E8785A">
          <w:rPr>
            <w:rPrChange w:id="161" w:author="Patrick Machado" w:date="2017-06-20T19:51:00Z">
              <w:rPr>
                <w:rStyle w:val="Hyperlink"/>
                <w:noProof/>
              </w:rPr>
            </w:rPrChange>
          </w:rPr>
          <w:delText>Artefatos</w:delText>
        </w:r>
        <w:r w:rsidDel="00E8785A">
          <w:rPr>
            <w:noProof/>
          </w:rPr>
          <w:tab/>
        </w:r>
        <w:r w:rsidR="002A0247" w:rsidDel="00E8785A">
          <w:rPr>
            <w:noProof/>
          </w:rPr>
          <w:delText>39</w:delText>
        </w:r>
      </w:del>
    </w:p>
    <w:p w14:paraId="78E1052D" w14:textId="22FC5AB8" w:rsidR="005A00EE" w:rsidDel="00E8785A" w:rsidRDefault="005A00EE">
      <w:pPr>
        <w:pStyle w:val="Sumrio4"/>
        <w:tabs>
          <w:tab w:val="left" w:pos="825"/>
          <w:tab w:val="right" w:leader="dot" w:pos="9060"/>
        </w:tabs>
        <w:spacing w:line="360" w:lineRule="auto"/>
        <w:rPr>
          <w:del w:id="162" w:author="Patrick Machado" w:date="2017-06-20T19:51:00Z"/>
          <w:rFonts w:asciiTheme="minorHAnsi" w:eastAsiaTheme="minorEastAsia" w:hAnsiTheme="minorHAnsi" w:cstheme="minorBidi"/>
          <w:noProof/>
          <w:lang w:eastAsia="pt-BR"/>
        </w:rPr>
      </w:pPr>
      <w:del w:id="163" w:author="Patrick Machado" w:date="2017-06-20T19:51:00Z">
        <w:r w:rsidRPr="00E8785A" w:rsidDel="00E8785A">
          <w:rPr>
            <w:rPrChange w:id="164" w:author="Patrick Machado" w:date="2017-06-20T19:51:00Z">
              <w:rPr>
                <w:rStyle w:val="Hyperlink"/>
                <w:noProof/>
              </w:rPr>
            </w:rPrChange>
          </w:rPr>
          <w:delText>2.4.5.1</w:delText>
        </w:r>
        <w:r w:rsidDel="00E8785A">
          <w:rPr>
            <w:rFonts w:asciiTheme="minorHAnsi" w:eastAsiaTheme="minorEastAsia" w:hAnsiTheme="minorHAnsi" w:cstheme="minorBidi"/>
            <w:noProof/>
            <w:lang w:eastAsia="pt-BR"/>
          </w:rPr>
          <w:tab/>
        </w:r>
        <w:r w:rsidRPr="00E8785A" w:rsidDel="00E8785A">
          <w:rPr>
            <w:rPrChange w:id="165" w:author="Patrick Machado" w:date="2017-06-20T19:51:00Z">
              <w:rPr>
                <w:rStyle w:val="Hyperlink"/>
                <w:noProof/>
              </w:rPr>
            </w:rPrChange>
          </w:rPr>
          <w:delText>Grupo</w:delText>
        </w:r>
        <w:r w:rsidDel="00E8785A">
          <w:rPr>
            <w:noProof/>
          </w:rPr>
          <w:tab/>
        </w:r>
        <w:r w:rsidR="002A0247" w:rsidDel="00E8785A">
          <w:rPr>
            <w:noProof/>
          </w:rPr>
          <w:delText>39</w:delText>
        </w:r>
      </w:del>
    </w:p>
    <w:p w14:paraId="6B9098FD" w14:textId="1CEF720B" w:rsidR="005A00EE" w:rsidDel="00E8785A" w:rsidRDefault="005A00EE">
      <w:pPr>
        <w:pStyle w:val="Sumrio4"/>
        <w:tabs>
          <w:tab w:val="left" w:pos="825"/>
          <w:tab w:val="right" w:leader="dot" w:pos="9060"/>
        </w:tabs>
        <w:spacing w:line="360" w:lineRule="auto"/>
        <w:rPr>
          <w:del w:id="166" w:author="Patrick Machado" w:date="2017-06-20T19:51:00Z"/>
          <w:rFonts w:asciiTheme="minorHAnsi" w:eastAsiaTheme="minorEastAsia" w:hAnsiTheme="minorHAnsi" w:cstheme="minorBidi"/>
          <w:noProof/>
          <w:lang w:eastAsia="pt-BR"/>
        </w:rPr>
      </w:pPr>
      <w:del w:id="167" w:author="Patrick Machado" w:date="2017-06-20T19:51:00Z">
        <w:r w:rsidRPr="00E8785A" w:rsidDel="00E8785A">
          <w:rPr>
            <w:rPrChange w:id="168" w:author="Patrick Machado" w:date="2017-06-20T19:51:00Z">
              <w:rPr>
                <w:rStyle w:val="Hyperlink"/>
                <w:noProof/>
              </w:rPr>
            </w:rPrChange>
          </w:rPr>
          <w:delText>2.4.5.2</w:delText>
        </w:r>
        <w:r w:rsidDel="00E8785A">
          <w:rPr>
            <w:rFonts w:asciiTheme="minorHAnsi" w:eastAsiaTheme="minorEastAsia" w:hAnsiTheme="minorHAnsi" w:cstheme="minorBidi"/>
            <w:noProof/>
            <w:lang w:eastAsia="pt-BR"/>
          </w:rPr>
          <w:tab/>
        </w:r>
        <w:r w:rsidRPr="00E8785A" w:rsidDel="00E8785A">
          <w:rPr>
            <w:rPrChange w:id="169" w:author="Patrick Machado" w:date="2017-06-20T19:51:00Z">
              <w:rPr>
                <w:rStyle w:val="Hyperlink"/>
                <w:noProof/>
              </w:rPr>
            </w:rPrChange>
          </w:rPr>
          <w:delText>Anotação</w:delText>
        </w:r>
        <w:r w:rsidDel="00E8785A">
          <w:rPr>
            <w:noProof/>
          </w:rPr>
          <w:tab/>
        </w:r>
        <w:r w:rsidR="002A0247" w:rsidDel="00E8785A">
          <w:rPr>
            <w:noProof/>
          </w:rPr>
          <w:delText>40</w:delText>
        </w:r>
      </w:del>
    </w:p>
    <w:p w14:paraId="254A15AD" w14:textId="66713809" w:rsidR="005A00EE" w:rsidDel="00E8785A" w:rsidRDefault="005A00EE">
      <w:pPr>
        <w:pStyle w:val="Sumrio2"/>
        <w:spacing w:line="360" w:lineRule="auto"/>
        <w:rPr>
          <w:del w:id="170" w:author="Patrick Machado" w:date="2017-06-20T19:51:00Z"/>
          <w:rFonts w:asciiTheme="minorHAnsi" w:eastAsiaTheme="minorEastAsia" w:hAnsiTheme="minorHAnsi" w:cstheme="minorBidi"/>
          <w:bCs w:val="0"/>
          <w:caps w:val="0"/>
          <w:noProof/>
          <w:lang w:eastAsia="pt-BR"/>
        </w:rPr>
      </w:pPr>
      <w:del w:id="171" w:author="Patrick Machado" w:date="2017-06-20T19:51:00Z">
        <w:r w:rsidRPr="00E8785A" w:rsidDel="00E8785A">
          <w:rPr>
            <w:rPrChange w:id="172" w:author="Patrick Machado" w:date="2017-06-20T19:51:00Z">
              <w:rPr>
                <w:rStyle w:val="Hyperlink"/>
                <w:noProof/>
              </w:rPr>
            </w:rPrChange>
          </w:rPr>
          <w:delText>2.5</w:delText>
        </w:r>
        <w:r w:rsidDel="00E8785A">
          <w:rPr>
            <w:rFonts w:asciiTheme="minorHAnsi" w:eastAsiaTheme="minorEastAsia" w:hAnsiTheme="minorHAnsi" w:cstheme="minorBidi"/>
            <w:bCs w:val="0"/>
            <w:caps w:val="0"/>
            <w:noProof/>
            <w:lang w:eastAsia="pt-BR"/>
          </w:rPr>
          <w:tab/>
        </w:r>
        <w:r w:rsidRPr="00E8785A" w:rsidDel="00E8785A">
          <w:rPr>
            <w:rPrChange w:id="173" w:author="Patrick Machado" w:date="2017-06-20T19:51:00Z">
              <w:rPr>
                <w:rStyle w:val="Hyperlink"/>
                <w:noProof/>
              </w:rPr>
            </w:rPrChange>
          </w:rPr>
          <w:delText>BUSINESS PROCESS MANAGEMENT SYSTEM</w:delText>
        </w:r>
        <w:r w:rsidDel="00E8785A">
          <w:rPr>
            <w:noProof/>
          </w:rPr>
          <w:tab/>
        </w:r>
        <w:r w:rsidR="002A0247" w:rsidDel="00E8785A">
          <w:rPr>
            <w:noProof/>
          </w:rPr>
          <w:delText>40</w:delText>
        </w:r>
      </w:del>
    </w:p>
    <w:p w14:paraId="262E59C0" w14:textId="67299A82" w:rsidR="005A00EE" w:rsidDel="00E8785A" w:rsidRDefault="005A00EE">
      <w:pPr>
        <w:pStyle w:val="Sumrio3"/>
        <w:spacing w:line="360" w:lineRule="auto"/>
        <w:rPr>
          <w:del w:id="174" w:author="Patrick Machado" w:date="2017-06-20T19:51:00Z"/>
          <w:rFonts w:asciiTheme="minorHAnsi" w:eastAsiaTheme="minorEastAsia" w:hAnsiTheme="minorHAnsi" w:cstheme="minorBidi"/>
          <w:b w:val="0"/>
          <w:noProof/>
          <w:lang w:eastAsia="pt-BR"/>
        </w:rPr>
      </w:pPr>
      <w:del w:id="175" w:author="Patrick Machado" w:date="2017-06-20T19:51:00Z">
        <w:r w:rsidRPr="00E8785A" w:rsidDel="00E8785A">
          <w:rPr>
            <w:rPrChange w:id="176" w:author="Patrick Machado" w:date="2017-06-20T19:51:00Z">
              <w:rPr>
                <w:rStyle w:val="Hyperlink"/>
                <w:noProof/>
              </w:rPr>
            </w:rPrChange>
          </w:rPr>
          <w:delText>2.5.1</w:delText>
        </w:r>
        <w:r w:rsidDel="00E8785A">
          <w:rPr>
            <w:rFonts w:asciiTheme="minorHAnsi" w:eastAsiaTheme="minorEastAsia" w:hAnsiTheme="minorHAnsi" w:cstheme="minorBidi"/>
            <w:b w:val="0"/>
            <w:noProof/>
            <w:lang w:eastAsia="pt-BR"/>
          </w:rPr>
          <w:tab/>
        </w:r>
        <w:r w:rsidRPr="00E8785A" w:rsidDel="00E8785A">
          <w:rPr>
            <w:rPrChange w:id="177" w:author="Patrick Machado" w:date="2017-06-20T19:51:00Z">
              <w:rPr>
                <w:rStyle w:val="Hyperlink"/>
                <w:noProof/>
              </w:rPr>
            </w:rPrChange>
          </w:rPr>
          <w:delText>Modelagem de processos</w:delText>
        </w:r>
        <w:r w:rsidDel="00E8785A">
          <w:rPr>
            <w:noProof/>
          </w:rPr>
          <w:tab/>
        </w:r>
        <w:r w:rsidR="002A0247" w:rsidDel="00E8785A">
          <w:rPr>
            <w:noProof/>
          </w:rPr>
          <w:delText>41</w:delText>
        </w:r>
      </w:del>
    </w:p>
    <w:p w14:paraId="5B35F4AA" w14:textId="2FE54BE4" w:rsidR="005A00EE" w:rsidDel="00E8785A" w:rsidRDefault="005A00EE">
      <w:pPr>
        <w:pStyle w:val="Sumrio3"/>
        <w:spacing w:line="360" w:lineRule="auto"/>
        <w:rPr>
          <w:del w:id="178" w:author="Patrick Machado" w:date="2017-06-20T19:51:00Z"/>
          <w:rFonts w:asciiTheme="minorHAnsi" w:eastAsiaTheme="minorEastAsia" w:hAnsiTheme="minorHAnsi" w:cstheme="minorBidi"/>
          <w:b w:val="0"/>
          <w:noProof/>
          <w:lang w:eastAsia="pt-BR"/>
        </w:rPr>
      </w:pPr>
      <w:del w:id="179" w:author="Patrick Machado" w:date="2017-06-20T19:51:00Z">
        <w:r w:rsidRPr="00E8785A" w:rsidDel="00E8785A">
          <w:rPr>
            <w:rPrChange w:id="180" w:author="Patrick Machado" w:date="2017-06-20T19:51:00Z">
              <w:rPr>
                <w:rStyle w:val="Hyperlink"/>
                <w:noProof/>
              </w:rPr>
            </w:rPrChange>
          </w:rPr>
          <w:delText>2.5.2</w:delText>
        </w:r>
        <w:r w:rsidDel="00E8785A">
          <w:rPr>
            <w:rFonts w:asciiTheme="minorHAnsi" w:eastAsiaTheme="minorEastAsia" w:hAnsiTheme="minorHAnsi" w:cstheme="minorBidi"/>
            <w:b w:val="0"/>
            <w:noProof/>
            <w:lang w:eastAsia="pt-BR"/>
          </w:rPr>
          <w:tab/>
        </w:r>
        <w:r w:rsidRPr="00E8785A" w:rsidDel="00E8785A">
          <w:rPr>
            <w:rPrChange w:id="181" w:author="Patrick Machado" w:date="2017-06-20T19:51:00Z">
              <w:rPr>
                <w:rStyle w:val="Hyperlink"/>
                <w:noProof/>
              </w:rPr>
            </w:rPrChange>
          </w:rPr>
          <w:delText>Workflow</w:delText>
        </w:r>
        <w:r w:rsidDel="00E8785A">
          <w:rPr>
            <w:noProof/>
          </w:rPr>
          <w:tab/>
        </w:r>
        <w:r w:rsidR="002A0247" w:rsidDel="00E8785A">
          <w:rPr>
            <w:noProof/>
          </w:rPr>
          <w:delText>41</w:delText>
        </w:r>
      </w:del>
    </w:p>
    <w:p w14:paraId="3FF7F666" w14:textId="022E9C70" w:rsidR="005A00EE" w:rsidDel="00E8785A" w:rsidRDefault="005A00EE">
      <w:pPr>
        <w:pStyle w:val="Sumrio3"/>
        <w:spacing w:line="360" w:lineRule="auto"/>
        <w:rPr>
          <w:del w:id="182" w:author="Patrick Machado" w:date="2017-06-20T19:51:00Z"/>
          <w:rFonts w:asciiTheme="minorHAnsi" w:eastAsiaTheme="minorEastAsia" w:hAnsiTheme="minorHAnsi" w:cstheme="minorBidi"/>
          <w:b w:val="0"/>
          <w:noProof/>
          <w:lang w:eastAsia="pt-BR"/>
        </w:rPr>
      </w:pPr>
      <w:del w:id="183" w:author="Patrick Machado" w:date="2017-06-20T19:51:00Z">
        <w:r w:rsidRPr="00E8785A" w:rsidDel="00E8785A">
          <w:rPr>
            <w:rPrChange w:id="184" w:author="Patrick Machado" w:date="2017-06-20T19:51:00Z">
              <w:rPr>
                <w:rStyle w:val="Hyperlink"/>
                <w:noProof/>
              </w:rPr>
            </w:rPrChange>
          </w:rPr>
          <w:delText>2.5.3</w:delText>
        </w:r>
        <w:r w:rsidDel="00E8785A">
          <w:rPr>
            <w:rFonts w:asciiTheme="minorHAnsi" w:eastAsiaTheme="minorEastAsia" w:hAnsiTheme="minorHAnsi" w:cstheme="minorBidi"/>
            <w:b w:val="0"/>
            <w:noProof/>
            <w:lang w:eastAsia="pt-BR"/>
          </w:rPr>
          <w:tab/>
        </w:r>
        <w:r w:rsidRPr="00E8785A" w:rsidDel="00E8785A">
          <w:rPr>
            <w:rPrChange w:id="185" w:author="Patrick Machado" w:date="2017-06-20T19:51:00Z">
              <w:rPr>
                <w:rStyle w:val="Hyperlink"/>
                <w:noProof/>
              </w:rPr>
            </w:rPrChange>
          </w:rPr>
          <w:delText>Monitoramento</w:delText>
        </w:r>
        <w:r w:rsidDel="00E8785A">
          <w:rPr>
            <w:noProof/>
          </w:rPr>
          <w:tab/>
        </w:r>
        <w:r w:rsidR="002A0247" w:rsidDel="00E8785A">
          <w:rPr>
            <w:noProof/>
          </w:rPr>
          <w:delText>42</w:delText>
        </w:r>
      </w:del>
    </w:p>
    <w:p w14:paraId="26B47C53" w14:textId="2DC90629" w:rsidR="005A00EE" w:rsidDel="00E8785A" w:rsidRDefault="005A00EE">
      <w:pPr>
        <w:pStyle w:val="Sumrio3"/>
        <w:spacing w:line="360" w:lineRule="auto"/>
        <w:rPr>
          <w:del w:id="186" w:author="Patrick Machado" w:date="2017-06-20T19:51:00Z"/>
          <w:rFonts w:asciiTheme="minorHAnsi" w:eastAsiaTheme="minorEastAsia" w:hAnsiTheme="minorHAnsi" w:cstheme="minorBidi"/>
          <w:b w:val="0"/>
          <w:noProof/>
          <w:lang w:eastAsia="pt-BR"/>
        </w:rPr>
      </w:pPr>
      <w:del w:id="187" w:author="Patrick Machado" w:date="2017-06-20T19:51:00Z">
        <w:r w:rsidRPr="00E8785A" w:rsidDel="00E8785A">
          <w:rPr>
            <w:rPrChange w:id="188" w:author="Patrick Machado" w:date="2017-06-20T19:51:00Z">
              <w:rPr>
                <w:rStyle w:val="Hyperlink"/>
                <w:noProof/>
              </w:rPr>
            </w:rPrChange>
          </w:rPr>
          <w:delText>2.5.4</w:delText>
        </w:r>
        <w:r w:rsidDel="00E8785A">
          <w:rPr>
            <w:rFonts w:asciiTheme="minorHAnsi" w:eastAsiaTheme="minorEastAsia" w:hAnsiTheme="minorHAnsi" w:cstheme="minorBidi"/>
            <w:b w:val="0"/>
            <w:noProof/>
            <w:lang w:eastAsia="pt-BR"/>
          </w:rPr>
          <w:tab/>
        </w:r>
        <w:r w:rsidRPr="00E8785A" w:rsidDel="00E8785A">
          <w:rPr>
            <w:rPrChange w:id="189" w:author="Patrick Machado" w:date="2017-06-20T19:51:00Z">
              <w:rPr>
                <w:rStyle w:val="Hyperlink"/>
                <w:noProof/>
              </w:rPr>
            </w:rPrChange>
          </w:rPr>
          <w:delText>Indicadores</w:delText>
        </w:r>
        <w:r w:rsidDel="00E8785A">
          <w:rPr>
            <w:noProof/>
          </w:rPr>
          <w:tab/>
        </w:r>
        <w:r w:rsidR="002A0247" w:rsidDel="00E8785A">
          <w:rPr>
            <w:noProof/>
          </w:rPr>
          <w:delText>43</w:delText>
        </w:r>
      </w:del>
    </w:p>
    <w:p w14:paraId="75124AC0" w14:textId="7B84365B" w:rsidR="005A00EE" w:rsidDel="00E8785A" w:rsidRDefault="005A00EE">
      <w:pPr>
        <w:pStyle w:val="Sumrio3"/>
        <w:spacing w:line="360" w:lineRule="auto"/>
        <w:rPr>
          <w:del w:id="190" w:author="Patrick Machado" w:date="2017-06-20T19:51:00Z"/>
          <w:rFonts w:asciiTheme="minorHAnsi" w:eastAsiaTheme="minorEastAsia" w:hAnsiTheme="minorHAnsi" w:cstheme="minorBidi"/>
          <w:b w:val="0"/>
          <w:noProof/>
          <w:lang w:eastAsia="pt-BR"/>
        </w:rPr>
      </w:pPr>
      <w:del w:id="191" w:author="Patrick Machado" w:date="2017-06-20T19:51:00Z">
        <w:r w:rsidRPr="00E8785A" w:rsidDel="00E8785A">
          <w:rPr>
            <w:rPrChange w:id="192" w:author="Patrick Machado" w:date="2017-06-20T19:51:00Z">
              <w:rPr>
                <w:rStyle w:val="Hyperlink"/>
                <w:noProof/>
              </w:rPr>
            </w:rPrChange>
          </w:rPr>
          <w:delText>2.5.5</w:delText>
        </w:r>
        <w:r w:rsidDel="00E8785A">
          <w:rPr>
            <w:rFonts w:asciiTheme="minorHAnsi" w:eastAsiaTheme="minorEastAsia" w:hAnsiTheme="minorHAnsi" w:cstheme="minorBidi"/>
            <w:b w:val="0"/>
            <w:noProof/>
            <w:lang w:eastAsia="pt-BR"/>
          </w:rPr>
          <w:tab/>
        </w:r>
        <w:r w:rsidRPr="00E8785A" w:rsidDel="00E8785A">
          <w:rPr>
            <w:rPrChange w:id="193" w:author="Patrick Machado" w:date="2017-06-20T19:51:00Z">
              <w:rPr>
                <w:rStyle w:val="Hyperlink"/>
                <w:noProof/>
              </w:rPr>
            </w:rPrChange>
          </w:rPr>
          <w:delText>Modelo de dados e formulários</w:delText>
        </w:r>
        <w:r w:rsidDel="00E8785A">
          <w:rPr>
            <w:noProof/>
          </w:rPr>
          <w:tab/>
        </w:r>
        <w:r w:rsidR="002A0247" w:rsidDel="00E8785A">
          <w:rPr>
            <w:noProof/>
          </w:rPr>
          <w:delText>44</w:delText>
        </w:r>
      </w:del>
    </w:p>
    <w:p w14:paraId="59CA9658" w14:textId="0CB68AFB" w:rsidR="005A00EE" w:rsidDel="00E8785A" w:rsidRDefault="005A00EE">
      <w:pPr>
        <w:pStyle w:val="Sumrio1"/>
        <w:tabs>
          <w:tab w:val="left" w:pos="330"/>
          <w:tab w:val="right" w:leader="dot" w:pos="9060"/>
        </w:tabs>
        <w:spacing w:before="0" w:after="0" w:line="360" w:lineRule="auto"/>
        <w:rPr>
          <w:del w:id="194" w:author="Patrick Machado" w:date="2017-06-20T19:51:00Z"/>
          <w:rFonts w:asciiTheme="minorHAnsi" w:eastAsiaTheme="minorEastAsia" w:hAnsiTheme="minorHAnsi" w:cstheme="minorBidi"/>
          <w:b w:val="0"/>
          <w:bCs w:val="0"/>
          <w:caps w:val="0"/>
          <w:noProof/>
          <w:lang w:eastAsia="pt-BR"/>
        </w:rPr>
      </w:pPr>
      <w:del w:id="195" w:author="Patrick Machado" w:date="2017-06-20T19:51:00Z">
        <w:r w:rsidRPr="00E8785A" w:rsidDel="00E8785A">
          <w:rPr>
            <w:rPrChange w:id="196" w:author="Patrick Machado" w:date="2017-06-20T19:51:00Z">
              <w:rPr>
                <w:rStyle w:val="Hyperlink"/>
                <w:noProof/>
              </w:rPr>
            </w:rPrChange>
          </w:rPr>
          <w:delText>3</w:delText>
        </w:r>
        <w:r w:rsidDel="00E8785A">
          <w:rPr>
            <w:rFonts w:asciiTheme="minorHAnsi" w:eastAsiaTheme="minorEastAsia" w:hAnsiTheme="minorHAnsi" w:cstheme="minorBidi"/>
            <w:b w:val="0"/>
            <w:bCs w:val="0"/>
            <w:caps w:val="0"/>
            <w:noProof/>
            <w:lang w:eastAsia="pt-BR"/>
          </w:rPr>
          <w:tab/>
        </w:r>
        <w:r w:rsidRPr="00E8785A" w:rsidDel="00E8785A">
          <w:rPr>
            <w:rPrChange w:id="197" w:author="Patrick Machado" w:date="2017-06-20T19:51:00Z">
              <w:rPr>
                <w:rStyle w:val="Hyperlink"/>
                <w:noProof/>
              </w:rPr>
            </w:rPrChange>
          </w:rPr>
          <w:delText>MÉTODO</w:delText>
        </w:r>
        <w:r w:rsidDel="00E8785A">
          <w:rPr>
            <w:noProof/>
          </w:rPr>
          <w:tab/>
        </w:r>
        <w:r w:rsidR="002A0247" w:rsidDel="00E8785A">
          <w:rPr>
            <w:noProof/>
          </w:rPr>
          <w:delText>47</w:delText>
        </w:r>
      </w:del>
    </w:p>
    <w:p w14:paraId="4BF68BB4" w14:textId="029536BC" w:rsidR="005A00EE" w:rsidDel="00E8785A" w:rsidRDefault="005A00EE">
      <w:pPr>
        <w:pStyle w:val="Sumrio2"/>
        <w:spacing w:line="360" w:lineRule="auto"/>
        <w:rPr>
          <w:del w:id="198" w:author="Patrick Machado" w:date="2017-06-20T19:51:00Z"/>
          <w:rFonts w:asciiTheme="minorHAnsi" w:eastAsiaTheme="minorEastAsia" w:hAnsiTheme="minorHAnsi" w:cstheme="minorBidi"/>
          <w:bCs w:val="0"/>
          <w:caps w:val="0"/>
          <w:noProof/>
          <w:lang w:eastAsia="pt-BR"/>
        </w:rPr>
      </w:pPr>
      <w:del w:id="199" w:author="Patrick Machado" w:date="2017-06-20T19:51:00Z">
        <w:r w:rsidRPr="00E8785A" w:rsidDel="00E8785A">
          <w:rPr>
            <w:rPrChange w:id="200" w:author="Patrick Machado" w:date="2017-06-20T19:51:00Z">
              <w:rPr>
                <w:rStyle w:val="Hyperlink"/>
                <w:noProof/>
              </w:rPr>
            </w:rPrChange>
          </w:rPr>
          <w:delText>3.1</w:delText>
        </w:r>
        <w:r w:rsidDel="00E8785A">
          <w:rPr>
            <w:rFonts w:asciiTheme="minorHAnsi" w:eastAsiaTheme="minorEastAsia" w:hAnsiTheme="minorHAnsi" w:cstheme="minorBidi"/>
            <w:bCs w:val="0"/>
            <w:caps w:val="0"/>
            <w:noProof/>
            <w:lang w:eastAsia="pt-BR"/>
          </w:rPr>
          <w:tab/>
        </w:r>
        <w:r w:rsidRPr="00E8785A" w:rsidDel="00E8785A">
          <w:rPr>
            <w:rPrChange w:id="201" w:author="Patrick Machado" w:date="2017-06-20T19:51:00Z">
              <w:rPr>
                <w:rStyle w:val="Hyperlink"/>
                <w:noProof/>
              </w:rPr>
            </w:rPrChange>
          </w:rPr>
          <w:delText>CARACTERIZAÇÃO DO TIPO DE PESQUISA</w:delText>
        </w:r>
        <w:r w:rsidDel="00E8785A">
          <w:rPr>
            <w:noProof/>
          </w:rPr>
          <w:tab/>
        </w:r>
        <w:r w:rsidR="002A0247" w:rsidDel="00E8785A">
          <w:rPr>
            <w:noProof/>
          </w:rPr>
          <w:delText>47</w:delText>
        </w:r>
      </w:del>
    </w:p>
    <w:p w14:paraId="4C5A5B25" w14:textId="2EAA3396" w:rsidR="005A00EE" w:rsidDel="00E8785A" w:rsidRDefault="005A00EE">
      <w:pPr>
        <w:pStyle w:val="Sumrio2"/>
        <w:spacing w:line="360" w:lineRule="auto"/>
        <w:rPr>
          <w:del w:id="202" w:author="Patrick Machado" w:date="2017-06-20T19:51:00Z"/>
          <w:rFonts w:asciiTheme="minorHAnsi" w:eastAsiaTheme="minorEastAsia" w:hAnsiTheme="minorHAnsi" w:cstheme="minorBidi"/>
          <w:bCs w:val="0"/>
          <w:caps w:val="0"/>
          <w:noProof/>
          <w:lang w:eastAsia="pt-BR"/>
        </w:rPr>
      </w:pPr>
      <w:del w:id="203" w:author="Patrick Machado" w:date="2017-06-20T19:51:00Z">
        <w:r w:rsidRPr="00E8785A" w:rsidDel="00E8785A">
          <w:rPr>
            <w:rPrChange w:id="204" w:author="Patrick Machado" w:date="2017-06-20T19:51:00Z">
              <w:rPr>
                <w:rStyle w:val="Hyperlink"/>
                <w:noProof/>
              </w:rPr>
            </w:rPrChange>
          </w:rPr>
          <w:lastRenderedPageBreak/>
          <w:delText>3.2</w:delText>
        </w:r>
        <w:r w:rsidDel="00E8785A">
          <w:rPr>
            <w:rFonts w:asciiTheme="minorHAnsi" w:eastAsiaTheme="minorEastAsia" w:hAnsiTheme="minorHAnsi" w:cstheme="minorBidi"/>
            <w:bCs w:val="0"/>
            <w:caps w:val="0"/>
            <w:noProof/>
            <w:lang w:eastAsia="pt-BR"/>
          </w:rPr>
          <w:tab/>
        </w:r>
        <w:r w:rsidRPr="00E8785A" w:rsidDel="00E8785A">
          <w:rPr>
            <w:rPrChange w:id="205" w:author="Patrick Machado" w:date="2017-06-20T19:51:00Z">
              <w:rPr>
                <w:rStyle w:val="Hyperlink"/>
                <w:noProof/>
              </w:rPr>
            </w:rPrChange>
          </w:rPr>
          <w:delText>ATIVIDADES METODOLÓGICAS</w:delText>
        </w:r>
        <w:r w:rsidDel="00E8785A">
          <w:rPr>
            <w:noProof/>
          </w:rPr>
          <w:tab/>
        </w:r>
        <w:r w:rsidR="002A0247" w:rsidDel="00E8785A">
          <w:rPr>
            <w:noProof/>
          </w:rPr>
          <w:delText>47</w:delText>
        </w:r>
      </w:del>
    </w:p>
    <w:p w14:paraId="416783B7" w14:textId="72332CD3" w:rsidR="005A00EE" w:rsidDel="00E8785A" w:rsidRDefault="005A00EE">
      <w:pPr>
        <w:pStyle w:val="Sumrio3"/>
        <w:spacing w:line="360" w:lineRule="auto"/>
        <w:rPr>
          <w:del w:id="206" w:author="Patrick Machado" w:date="2017-06-20T19:51:00Z"/>
          <w:rFonts w:asciiTheme="minorHAnsi" w:eastAsiaTheme="minorEastAsia" w:hAnsiTheme="minorHAnsi" w:cstheme="minorBidi"/>
          <w:b w:val="0"/>
          <w:noProof/>
          <w:lang w:eastAsia="pt-BR"/>
        </w:rPr>
      </w:pPr>
      <w:del w:id="207" w:author="Patrick Machado" w:date="2017-06-20T19:51:00Z">
        <w:r w:rsidRPr="00E8785A" w:rsidDel="00E8785A">
          <w:rPr>
            <w:rPrChange w:id="208" w:author="Patrick Machado" w:date="2017-06-20T19:51:00Z">
              <w:rPr>
                <w:rStyle w:val="Hyperlink"/>
                <w:noProof/>
              </w:rPr>
            </w:rPrChange>
          </w:rPr>
          <w:delText>3.2.1</w:delText>
        </w:r>
        <w:r w:rsidDel="00E8785A">
          <w:rPr>
            <w:rFonts w:asciiTheme="minorHAnsi" w:eastAsiaTheme="minorEastAsia" w:hAnsiTheme="minorHAnsi" w:cstheme="minorBidi"/>
            <w:b w:val="0"/>
            <w:noProof/>
            <w:lang w:eastAsia="pt-BR"/>
          </w:rPr>
          <w:tab/>
        </w:r>
        <w:r w:rsidRPr="00E8785A" w:rsidDel="00E8785A">
          <w:rPr>
            <w:rPrChange w:id="209" w:author="Patrick Machado" w:date="2017-06-20T19:51:00Z">
              <w:rPr>
                <w:rStyle w:val="Hyperlink"/>
                <w:noProof/>
              </w:rPr>
            </w:rPrChange>
          </w:rPr>
          <w:delText>Definição dos critérios e características desejadas em uma ferramenta BPMS</w:delText>
        </w:r>
        <w:r w:rsidDel="00E8785A">
          <w:rPr>
            <w:noProof/>
          </w:rPr>
          <w:tab/>
        </w:r>
        <w:r w:rsidR="002A0247" w:rsidDel="00E8785A">
          <w:rPr>
            <w:noProof/>
          </w:rPr>
          <w:delText>48</w:delText>
        </w:r>
      </w:del>
    </w:p>
    <w:p w14:paraId="3B34E530" w14:textId="453DAC57" w:rsidR="005A00EE" w:rsidDel="00E8785A" w:rsidRDefault="005A00EE">
      <w:pPr>
        <w:pStyle w:val="Sumrio3"/>
        <w:spacing w:line="360" w:lineRule="auto"/>
        <w:rPr>
          <w:del w:id="210" w:author="Patrick Machado" w:date="2017-06-20T19:51:00Z"/>
          <w:rFonts w:asciiTheme="minorHAnsi" w:eastAsiaTheme="minorEastAsia" w:hAnsiTheme="minorHAnsi" w:cstheme="minorBidi"/>
          <w:b w:val="0"/>
          <w:noProof/>
          <w:lang w:eastAsia="pt-BR"/>
        </w:rPr>
      </w:pPr>
      <w:del w:id="211" w:author="Patrick Machado" w:date="2017-06-20T19:51:00Z">
        <w:r w:rsidRPr="00E8785A" w:rsidDel="00E8785A">
          <w:rPr>
            <w:rPrChange w:id="212" w:author="Patrick Machado" w:date="2017-06-20T19:51:00Z">
              <w:rPr>
                <w:rStyle w:val="Hyperlink"/>
                <w:noProof/>
              </w:rPr>
            </w:rPrChange>
          </w:rPr>
          <w:delText>3.2.2</w:delText>
        </w:r>
        <w:r w:rsidDel="00E8785A">
          <w:rPr>
            <w:rFonts w:asciiTheme="minorHAnsi" w:eastAsiaTheme="minorEastAsia" w:hAnsiTheme="minorHAnsi" w:cstheme="minorBidi"/>
            <w:b w:val="0"/>
            <w:noProof/>
            <w:lang w:eastAsia="pt-BR"/>
          </w:rPr>
          <w:tab/>
        </w:r>
        <w:r w:rsidRPr="00E8785A" w:rsidDel="00E8785A">
          <w:rPr>
            <w:rPrChange w:id="213" w:author="Patrick Machado" w:date="2017-06-20T19:51:00Z">
              <w:rPr>
                <w:rStyle w:val="Hyperlink"/>
                <w:noProof/>
              </w:rPr>
            </w:rPrChange>
          </w:rPr>
          <w:delText>Levantamento das ferramentas BPMS gratuitas disponíveis</w:delText>
        </w:r>
        <w:r w:rsidDel="00E8785A">
          <w:rPr>
            <w:noProof/>
          </w:rPr>
          <w:tab/>
        </w:r>
        <w:r w:rsidR="002A0247" w:rsidDel="00E8785A">
          <w:rPr>
            <w:noProof/>
          </w:rPr>
          <w:delText>48</w:delText>
        </w:r>
      </w:del>
    </w:p>
    <w:p w14:paraId="774936E1" w14:textId="70FDAA61" w:rsidR="005A00EE" w:rsidDel="00E8785A" w:rsidRDefault="005A00EE">
      <w:pPr>
        <w:pStyle w:val="Sumrio3"/>
        <w:spacing w:line="360" w:lineRule="auto"/>
        <w:rPr>
          <w:del w:id="214" w:author="Patrick Machado" w:date="2017-06-20T19:51:00Z"/>
          <w:rFonts w:asciiTheme="minorHAnsi" w:eastAsiaTheme="minorEastAsia" w:hAnsiTheme="minorHAnsi" w:cstheme="minorBidi"/>
          <w:b w:val="0"/>
          <w:noProof/>
          <w:lang w:eastAsia="pt-BR"/>
        </w:rPr>
      </w:pPr>
      <w:del w:id="215" w:author="Patrick Machado" w:date="2017-06-20T19:51:00Z">
        <w:r w:rsidRPr="00E8785A" w:rsidDel="00E8785A">
          <w:rPr>
            <w:rPrChange w:id="216" w:author="Patrick Machado" w:date="2017-06-20T19:51:00Z">
              <w:rPr>
                <w:rStyle w:val="Hyperlink"/>
                <w:noProof/>
              </w:rPr>
            </w:rPrChange>
          </w:rPr>
          <w:delText>3.2.3</w:delText>
        </w:r>
        <w:r w:rsidDel="00E8785A">
          <w:rPr>
            <w:rFonts w:asciiTheme="minorHAnsi" w:eastAsiaTheme="minorEastAsia" w:hAnsiTheme="minorHAnsi" w:cstheme="minorBidi"/>
            <w:b w:val="0"/>
            <w:noProof/>
            <w:lang w:eastAsia="pt-BR"/>
          </w:rPr>
          <w:tab/>
        </w:r>
        <w:r w:rsidRPr="00E8785A" w:rsidDel="00E8785A">
          <w:rPr>
            <w:rPrChange w:id="217" w:author="Patrick Machado" w:date="2017-06-20T19:51:00Z">
              <w:rPr>
                <w:rStyle w:val="Hyperlink"/>
                <w:noProof/>
              </w:rPr>
            </w:rPrChange>
          </w:rPr>
          <w:delText>Determinação de um modelo de processos fictício</w:delText>
        </w:r>
        <w:r w:rsidDel="00E8785A">
          <w:rPr>
            <w:noProof/>
          </w:rPr>
          <w:tab/>
        </w:r>
        <w:r w:rsidR="002A0247" w:rsidDel="00E8785A">
          <w:rPr>
            <w:noProof/>
          </w:rPr>
          <w:delText>48</w:delText>
        </w:r>
      </w:del>
    </w:p>
    <w:p w14:paraId="4ECB4AC7" w14:textId="7FB23940" w:rsidR="005A00EE" w:rsidDel="00E8785A" w:rsidRDefault="005A00EE">
      <w:pPr>
        <w:pStyle w:val="Sumrio3"/>
        <w:spacing w:line="360" w:lineRule="auto"/>
        <w:rPr>
          <w:del w:id="218" w:author="Patrick Machado" w:date="2017-06-20T19:51:00Z"/>
          <w:rFonts w:asciiTheme="minorHAnsi" w:eastAsiaTheme="minorEastAsia" w:hAnsiTheme="minorHAnsi" w:cstheme="minorBidi"/>
          <w:b w:val="0"/>
          <w:noProof/>
          <w:lang w:eastAsia="pt-BR"/>
        </w:rPr>
      </w:pPr>
      <w:del w:id="219" w:author="Patrick Machado" w:date="2017-06-20T19:51:00Z">
        <w:r w:rsidRPr="00E8785A" w:rsidDel="00E8785A">
          <w:rPr>
            <w:rPrChange w:id="220" w:author="Patrick Machado" w:date="2017-06-20T19:51:00Z">
              <w:rPr>
                <w:rStyle w:val="Hyperlink"/>
                <w:noProof/>
              </w:rPr>
            </w:rPrChange>
          </w:rPr>
          <w:delText>3.2.4</w:delText>
        </w:r>
        <w:r w:rsidDel="00E8785A">
          <w:rPr>
            <w:rFonts w:asciiTheme="minorHAnsi" w:eastAsiaTheme="minorEastAsia" w:hAnsiTheme="minorHAnsi" w:cstheme="minorBidi"/>
            <w:b w:val="0"/>
            <w:noProof/>
            <w:lang w:eastAsia="pt-BR"/>
          </w:rPr>
          <w:tab/>
        </w:r>
        <w:r w:rsidRPr="00E8785A" w:rsidDel="00E8785A">
          <w:rPr>
            <w:rPrChange w:id="221" w:author="Patrick Machado" w:date="2017-06-20T19:51:00Z">
              <w:rPr>
                <w:rStyle w:val="Hyperlink"/>
                <w:noProof/>
              </w:rPr>
            </w:rPrChange>
          </w:rPr>
          <w:delText>Seleção das ferramentas que serão analisadas</w:delText>
        </w:r>
        <w:r w:rsidDel="00E8785A">
          <w:rPr>
            <w:noProof/>
          </w:rPr>
          <w:tab/>
        </w:r>
        <w:r w:rsidR="002A0247" w:rsidDel="00E8785A">
          <w:rPr>
            <w:noProof/>
          </w:rPr>
          <w:delText>49</w:delText>
        </w:r>
      </w:del>
    </w:p>
    <w:p w14:paraId="680083A4" w14:textId="6B8A110B" w:rsidR="005A00EE" w:rsidDel="00E8785A" w:rsidRDefault="005A00EE">
      <w:pPr>
        <w:pStyle w:val="Sumrio3"/>
        <w:spacing w:line="360" w:lineRule="auto"/>
        <w:rPr>
          <w:del w:id="222" w:author="Patrick Machado" w:date="2017-06-20T19:51:00Z"/>
          <w:rFonts w:asciiTheme="minorHAnsi" w:eastAsiaTheme="minorEastAsia" w:hAnsiTheme="minorHAnsi" w:cstheme="minorBidi"/>
          <w:b w:val="0"/>
          <w:noProof/>
          <w:lang w:eastAsia="pt-BR"/>
        </w:rPr>
      </w:pPr>
      <w:del w:id="223" w:author="Patrick Machado" w:date="2017-06-20T19:51:00Z">
        <w:r w:rsidRPr="00E8785A" w:rsidDel="00E8785A">
          <w:rPr>
            <w:rPrChange w:id="224" w:author="Patrick Machado" w:date="2017-06-20T19:51:00Z">
              <w:rPr>
                <w:rStyle w:val="Hyperlink"/>
                <w:noProof/>
              </w:rPr>
            </w:rPrChange>
          </w:rPr>
          <w:delText>3.2.5</w:delText>
        </w:r>
        <w:r w:rsidDel="00E8785A">
          <w:rPr>
            <w:rFonts w:asciiTheme="minorHAnsi" w:eastAsiaTheme="minorEastAsia" w:hAnsiTheme="minorHAnsi" w:cstheme="minorBidi"/>
            <w:b w:val="0"/>
            <w:noProof/>
            <w:lang w:eastAsia="pt-BR"/>
          </w:rPr>
          <w:tab/>
        </w:r>
        <w:r w:rsidRPr="00E8785A" w:rsidDel="00E8785A">
          <w:rPr>
            <w:rPrChange w:id="225" w:author="Patrick Machado" w:date="2017-06-20T19:51:00Z">
              <w:rPr>
                <w:rStyle w:val="Hyperlink"/>
                <w:noProof/>
              </w:rPr>
            </w:rPrChange>
          </w:rPr>
          <w:delText>Análise das ferramentas selecionadas</w:delText>
        </w:r>
        <w:r w:rsidDel="00E8785A">
          <w:rPr>
            <w:noProof/>
          </w:rPr>
          <w:tab/>
        </w:r>
        <w:r w:rsidR="002A0247" w:rsidDel="00E8785A">
          <w:rPr>
            <w:noProof/>
          </w:rPr>
          <w:delText>49</w:delText>
        </w:r>
      </w:del>
    </w:p>
    <w:p w14:paraId="76C71220" w14:textId="55291966" w:rsidR="005A00EE" w:rsidDel="00E8785A" w:rsidRDefault="005A00EE">
      <w:pPr>
        <w:pStyle w:val="Sumrio3"/>
        <w:spacing w:line="360" w:lineRule="auto"/>
        <w:rPr>
          <w:del w:id="226" w:author="Patrick Machado" w:date="2017-06-20T19:51:00Z"/>
          <w:rFonts w:asciiTheme="minorHAnsi" w:eastAsiaTheme="minorEastAsia" w:hAnsiTheme="minorHAnsi" w:cstheme="minorBidi"/>
          <w:b w:val="0"/>
          <w:noProof/>
          <w:lang w:eastAsia="pt-BR"/>
        </w:rPr>
      </w:pPr>
      <w:del w:id="227" w:author="Patrick Machado" w:date="2017-06-20T19:51:00Z">
        <w:r w:rsidRPr="00E8785A" w:rsidDel="00E8785A">
          <w:rPr>
            <w:rPrChange w:id="228" w:author="Patrick Machado" w:date="2017-06-20T19:51:00Z">
              <w:rPr>
                <w:rStyle w:val="Hyperlink"/>
                <w:noProof/>
              </w:rPr>
            </w:rPrChange>
          </w:rPr>
          <w:delText>3.2.6</w:delText>
        </w:r>
        <w:r w:rsidDel="00E8785A">
          <w:rPr>
            <w:rFonts w:asciiTheme="minorHAnsi" w:eastAsiaTheme="minorEastAsia" w:hAnsiTheme="minorHAnsi" w:cstheme="minorBidi"/>
            <w:b w:val="0"/>
            <w:noProof/>
            <w:lang w:eastAsia="pt-BR"/>
          </w:rPr>
          <w:tab/>
        </w:r>
        <w:r w:rsidRPr="00E8785A" w:rsidDel="00E8785A">
          <w:rPr>
            <w:rPrChange w:id="229" w:author="Patrick Machado" w:date="2017-06-20T19:51:00Z">
              <w:rPr>
                <w:rStyle w:val="Hyperlink"/>
                <w:noProof/>
              </w:rPr>
            </w:rPrChange>
          </w:rPr>
          <w:delText>Descrição dos resultados obtidos</w:delText>
        </w:r>
        <w:r w:rsidDel="00E8785A">
          <w:rPr>
            <w:noProof/>
          </w:rPr>
          <w:tab/>
        </w:r>
        <w:r w:rsidR="002A0247" w:rsidDel="00E8785A">
          <w:rPr>
            <w:noProof/>
          </w:rPr>
          <w:delText>49</w:delText>
        </w:r>
      </w:del>
    </w:p>
    <w:p w14:paraId="4E0F56E0" w14:textId="330AD53A" w:rsidR="005A00EE" w:rsidDel="00E8785A" w:rsidRDefault="005A00EE">
      <w:pPr>
        <w:pStyle w:val="Sumrio2"/>
        <w:spacing w:line="360" w:lineRule="auto"/>
        <w:rPr>
          <w:del w:id="230" w:author="Patrick Machado" w:date="2017-06-20T19:51:00Z"/>
          <w:rFonts w:asciiTheme="minorHAnsi" w:eastAsiaTheme="minorEastAsia" w:hAnsiTheme="minorHAnsi" w:cstheme="minorBidi"/>
          <w:bCs w:val="0"/>
          <w:caps w:val="0"/>
          <w:noProof/>
          <w:lang w:eastAsia="pt-BR"/>
        </w:rPr>
      </w:pPr>
      <w:del w:id="231" w:author="Patrick Machado" w:date="2017-06-20T19:51:00Z">
        <w:r w:rsidRPr="00E8785A" w:rsidDel="00E8785A">
          <w:rPr>
            <w:rPrChange w:id="232" w:author="Patrick Machado" w:date="2017-06-20T19:51:00Z">
              <w:rPr>
                <w:rStyle w:val="Hyperlink"/>
                <w:noProof/>
              </w:rPr>
            </w:rPrChange>
          </w:rPr>
          <w:delText>3.3</w:delText>
        </w:r>
        <w:r w:rsidDel="00E8785A">
          <w:rPr>
            <w:rFonts w:asciiTheme="minorHAnsi" w:eastAsiaTheme="minorEastAsia" w:hAnsiTheme="minorHAnsi" w:cstheme="minorBidi"/>
            <w:bCs w:val="0"/>
            <w:caps w:val="0"/>
            <w:noProof/>
            <w:lang w:eastAsia="pt-BR"/>
          </w:rPr>
          <w:tab/>
        </w:r>
        <w:r w:rsidRPr="00E8785A" w:rsidDel="00E8785A">
          <w:rPr>
            <w:rPrChange w:id="233" w:author="Patrick Machado" w:date="2017-06-20T19:51:00Z">
              <w:rPr>
                <w:rStyle w:val="Hyperlink"/>
                <w:noProof/>
              </w:rPr>
            </w:rPrChange>
          </w:rPr>
          <w:delText>DELIMITAÇÕES</w:delText>
        </w:r>
        <w:r w:rsidDel="00E8785A">
          <w:rPr>
            <w:noProof/>
          </w:rPr>
          <w:tab/>
        </w:r>
        <w:r w:rsidR="002A0247" w:rsidDel="00E8785A">
          <w:rPr>
            <w:noProof/>
          </w:rPr>
          <w:delText>50</w:delText>
        </w:r>
      </w:del>
    </w:p>
    <w:p w14:paraId="3D84B5F4" w14:textId="0C44EF21" w:rsidR="005A00EE" w:rsidDel="00E8785A" w:rsidRDefault="005A00EE">
      <w:pPr>
        <w:pStyle w:val="Sumrio1"/>
        <w:tabs>
          <w:tab w:val="right" w:leader="dot" w:pos="9060"/>
        </w:tabs>
        <w:spacing w:before="0" w:after="0" w:line="360" w:lineRule="auto"/>
        <w:rPr>
          <w:del w:id="234" w:author="Patrick Machado" w:date="2017-06-20T19:51:00Z"/>
          <w:rFonts w:asciiTheme="minorHAnsi" w:eastAsiaTheme="minorEastAsia" w:hAnsiTheme="minorHAnsi" w:cstheme="minorBidi"/>
          <w:b w:val="0"/>
          <w:bCs w:val="0"/>
          <w:caps w:val="0"/>
          <w:noProof/>
          <w:lang w:eastAsia="pt-BR"/>
        </w:rPr>
      </w:pPr>
      <w:del w:id="235" w:author="Patrick Machado" w:date="2017-06-20T19:51:00Z">
        <w:r w:rsidRPr="00E8785A" w:rsidDel="00E8785A">
          <w:rPr>
            <w:rPrChange w:id="236" w:author="Patrick Machado" w:date="2017-06-20T19:51:00Z">
              <w:rPr>
                <w:rStyle w:val="Hyperlink"/>
                <w:noProof/>
              </w:rPr>
            </w:rPrChange>
          </w:rPr>
          <w:delText>REFERÊNCIAS</w:delText>
        </w:r>
        <w:r w:rsidDel="00E8785A">
          <w:rPr>
            <w:noProof/>
          </w:rPr>
          <w:tab/>
        </w:r>
        <w:r w:rsidR="002A0247" w:rsidDel="00E8785A">
          <w:rPr>
            <w:noProof/>
          </w:rPr>
          <w:delText>51</w:delText>
        </w:r>
      </w:del>
    </w:p>
    <w:p w14:paraId="27451EAB" w14:textId="58879EC0" w:rsidR="005A00EE" w:rsidDel="00E8785A" w:rsidRDefault="005A00EE">
      <w:pPr>
        <w:pStyle w:val="Sumrio1"/>
        <w:tabs>
          <w:tab w:val="right" w:leader="dot" w:pos="9060"/>
        </w:tabs>
        <w:spacing w:before="0" w:after="0" w:line="360" w:lineRule="auto"/>
        <w:rPr>
          <w:del w:id="237" w:author="Patrick Machado" w:date="2017-06-20T19:51:00Z"/>
          <w:rFonts w:asciiTheme="minorHAnsi" w:eastAsiaTheme="minorEastAsia" w:hAnsiTheme="minorHAnsi" w:cstheme="minorBidi"/>
          <w:b w:val="0"/>
          <w:bCs w:val="0"/>
          <w:caps w:val="0"/>
          <w:noProof/>
          <w:lang w:eastAsia="pt-BR"/>
        </w:rPr>
      </w:pPr>
      <w:del w:id="238" w:author="Patrick Machado" w:date="2017-06-20T19:51:00Z">
        <w:r w:rsidRPr="00E8785A" w:rsidDel="00E8785A">
          <w:rPr>
            <w:rPrChange w:id="239" w:author="Patrick Machado" w:date="2017-06-20T19:51:00Z">
              <w:rPr>
                <w:rStyle w:val="Hyperlink"/>
                <w:noProof/>
              </w:rPr>
            </w:rPrChange>
          </w:rPr>
          <w:delText>APÊNDICES</w:delText>
        </w:r>
        <w:r w:rsidDel="00E8785A">
          <w:rPr>
            <w:noProof/>
          </w:rPr>
          <w:tab/>
        </w:r>
        <w:r w:rsidR="002A0247" w:rsidDel="00E8785A">
          <w:rPr>
            <w:noProof/>
          </w:rPr>
          <w:delText>55</w:delText>
        </w:r>
      </w:del>
    </w:p>
    <w:p w14:paraId="21B65579" w14:textId="6C582B0B" w:rsidR="005A00EE" w:rsidDel="00E8785A" w:rsidRDefault="005A00EE">
      <w:pPr>
        <w:pStyle w:val="Sumrio1"/>
        <w:tabs>
          <w:tab w:val="right" w:leader="dot" w:pos="9060"/>
        </w:tabs>
        <w:spacing w:before="0" w:after="0" w:line="360" w:lineRule="auto"/>
        <w:rPr>
          <w:del w:id="240" w:author="Patrick Machado" w:date="2017-06-20T19:51:00Z"/>
          <w:rFonts w:asciiTheme="minorHAnsi" w:eastAsiaTheme="minorEastAsia" w:hAnsiTheme="minorHAnsi" w:cstheme="minorBidi"/>
          <w:b w:val="0"/>
          <w:bCs w:val="0"/>
          <w:caps w:val="0"/>
          <w:noProof/>
          <w:lang w:eastAsia="pt-BR"/>
        </w:rPr>
      </w:pPr>
      <w:del w:id="241" w:author="Patrick Machado" w:date="2017-06-20T19:51:00Z">
        <w:r w:rsidRPr="00E8785A" w:rsidDel="00E8785A">
          <w:rPr>
            <w:rPrChange w:id="242" w:author="Patrick Machado" w:date="2017-06-20T19:51:00Z">
              <w:rPr>
                <w:rStyle w:val="Hyperlink"/>
                <w:noProof/>
              </w:rPr>
            </w:rPrChange>
          </w:rPr>
          <w:delText>APÊNDICE A – Cronograma de desenvolvimento do projeto</w:delText>
        </w:r>
        <w:r w:rsidDel="00E8785A">
          <w:rPr>
            <w:noProof/>
          </w:rPr>
          <w:tab/>
        </w:r>
        <w:r w:rsidR="002A0247" w:rsidDel="00E8785A">
          <w:rPr>
            <w:noProof/>
          </w:rPr>
          <w:delText>56</w:delText>
        </w:r>
      </w:del>
    </w:p>
    <w:p w14:paraId="34DD4D20" w14:textId="394AAA35" w:rsidR="00C039A9" w:rsidRPr="004A1EC9" w:rsidRDefault="00C039A9">
      <w:pPr>
        <w:pStyle w:val="Sumrio1"/>
        <w:tabs>
          <w:tab w:val="right" w:leader="dot" w:pos="9070"/>
        </w:tabs>
        <w:spacing w:before="0" w:after="0" w:line="360" w:lineRule="auto"/>
        <w:sectPr w:rsidR="00C039A9" w:rsidRPr="004A1EC9" w:rsidSect="002B5421">
          <w:type w:val="continuous"/>
          <w:pgSz w:w="11905" w:h="16837"/>
          <w:pgMar w:top="1701" w:right="1134" w:bottom="1134" w:left="1701" w:header="1701" w:footer="1134" w:gutter="0"/>
          <w:cols w:space="720"/>
          <w:docGrid w:linePitch="78"/>
        </w:sectPr>
      </w:pPr>
      <w:r w:rsidRPr="006645B1">
        <w:rPr>
          <w:sz w:val="24"/>
          <w:szCs w:val="24"/>
        </w:rPr>
        <w:fldChar w:fldCharType="end"/>
      </w:r>
    </w:p>
    <w:p w14:paraId="61FCA28F" w14:textId="77777777" w:rsidR="00DC5AE9" w:rsidRPr="002B2066" w:rsidRDefault="00DC5AE9">
      <w:pPr>
        <w:sectPr w:rsidR="00DC5AE9" w:rsidRPr="002B2066" w:rsidSect="002B5421">
          <w:headerReference w:type="even" r:id="rId9"/>
          <w:headerReference w:type="default" r:id="rId10"/>
          <w:footerReference w:type="even" r:id="rId11"/>
          <w:footerReference w:type="default" r:id="rId12"/>
          <w:headerReference w:type="first" r:id="rId13"/>
          <w:footerReference w:type="first" r:id="rId14"/>
          <w:type w:val="continuous"/>
          <w:pgSz w:w="11905" w:h="16837"/>
          <w:pgMar w:top="1701" w:right="1134" w:bottom="1134" w:left="1701" w:header="1701" w:footer="1134" w:gutter="0"/>
          <w:cols w:space="720"/>
          <w:docGrid w:linePitch="78"/>
        </w:sectPr>
      </w:pPr>
    </w:p>
    <w:p w14:paraId="33F540BC" w14:textId="77777777" w:rsidR="00907DAD" w:rsidRPr="002B2066" w:rsidRDefault="00DD5B0E" w:rsidP="00AA7A1E">
      <w:pPr>
        <w:pStyle w:val="Ttulo1"/>
        <w:rPr>
          <w:caps w:val="0"/>
        </w:rPr>
      </w:pPr>
      <w:bookmarkStart w:id="243" w:name="_Toc450743200"/>
      <w:bookmarkStart w:id="244" w:name="_Toc452732916"/>
      <w:bookmarkStart w:id="245" w:name="_Ref465796497"/>
      <w:bookmarkStart w:id="246" w:name="_Toc485751652"/>
      <w:r w:rsidRPr="002B2066">
        <w:rPr>
          <w:caps w:val="0"/>
        </w:rPr>
        <w:lastRenderedPageBreak/>
        <w:t>INTRODUÇÃO</w:t>
      </w:r>
      <w:bookmarkEnd w:id="243"/>
      <w:bookmarkEnd w:id="244"/>
      <w:bookmarkEnd w:id="245"/>
      <w:bookmarkEnd w:id="246"/>
    </w:p>
    <w:p w14:paraId="47DC87EC" w14:textId="3BD03F63" w:rsidR="0083605C" w:rsidRPr="002B2066" w:rsidDel="003A19F8" w:rsidRDefault="00AD7088" w:rsidP="00217C9A">
      <w:pPr>
        <w:pStyle w:val="Texto"/>
        <w:rPr>
          <w:del w:id="247" w:author="Patrick Machado" w:date="2017-06-20T17:53:00Z"/>
        </w:rPr>
      </w:pPr>
      <w:commentRangeStart w:id="248"/>
      <w:del w:id="249" w:author="Patrick Machado" w:date="2017-06-20T17:53:00Z">
        <w:r w:rsidDel="003A19F8">
          <w:delText>A</w:delText>
        </w:r>
        <w:r w:rsidR="0083605C" w:rsidRPr="002B2066" w:rsidDel="003A19F8">
          <w:delText>s empresas que se destacam frente ao mercado, são aquelas que se organizam internamente para melhor executar suas tarefas e responsabilidades. Essa organização, arranjo funcional e busca da qualidade nos serviços oferecidos, é o que dá início a característica de uma empresa que se organiza através de seus processos internos.</w:delText>
        </w:r>
        <w:commentRangeEnd w:id="248"/>
        <w:r w:rsidR="00EC1F6F" w:rsidDel="003A19F8">
          <w:rPr>
            <w:rStyle w:val="Refdecomentrio"/>
          </w:rPr>
          <w:commentReference w:id="248"/>
        </w:r>
      </w:del>
    </w:p>
    <w:p w14:paraId="3AF3005C" w14:textId="33C1B7E0" w:rsidR="00217C9A" w:rsidRPr="002B2066" w:rsidRDefault="00955C10" w:rsidP="00217C9A">
      <w:pPr>
        <w:pStyle w:val="Texto"/>
      </w:pPr>
      <w:r w:rsidRPr="002B2066">
        <w:t>D</w:t>
      </w:r>
      <w:r w:rsidR="00901CC0" w:rsidRPr="002B2066">
        <w:t>esde o começo da década de 80</w:t>
      </w:r>
      <w:r w:rsidR="00F10985" w:rsidRPr="002B2066">
        <w:t xml:space="preserve"> empresas de manufatura </w:t>
      </w:r>
      <w:r w:rsidRPr="002B2066">
        <w:t>executam processos. Podemos entender processos como a</w:t>
      </w:r>
      <w:r w:rsidR="00217C9A" w:rsidRPr="002B2066">
        <w:t xml:space="preserve"> transformação de um insumo, seguindo uma série de atividades </w:t>
      </w:r>
      <w:r w:rsidRPr="002B2066">
        <w:t>pré-definidas, para</w:t>
      </w:r>
      <w:r w:rsidR="00217C9A" w:rsidRPr="002B2066">
        <w:t xml:space="preserve"> gera</w:t>
      </w:r>
      <w:r w:rsidRPr="002B2066">
        <w:t>r</w:t>
      </w:r>
      <w:r w:rsidR="00217C9A" w:rsidRPr="002B2066">
        <w:t xml:space="preserve"> </w:t>
      </w:r>
      <w:r w:rsidRPr="002B2066">
        <w:t>um resultado espec</w:t>
      </w:r>
      <w:r w:rsidR="009B3600" w:rsidRPr="002B2066">
        <w:t>ífico. Conforme exemplifica</w:t>
      </w:r>
      <w:r w:rsidR="00C30390" w:rsidRPr="002B2066">
        <w:t>m</w:t>
      </w:r>
      <w:r w:rsidR="009B3600" w:rsidRPr="002B2066">
        <w:t xml:space="preserve"> Johansson e outros (1995, p. 55), “pegue uma peça de metal, corte-a, dobre-a e usine-a para criar um suporte para uma prateleira”. </w:t>
      </w:r>
      <w:r w:rsidR="00102F69" w:rsidRPr="002B2066">
        <w:t xml:space="preserve">Porém os </w:t>
      </w:r>
      <w:r w:rsidR="00217C9A" w:rsidRPr="002B2066">
        <w:t xml:space="preserve">processos </w:t>
      </w:r>
      <w:r w:rsidRPr="002B2066">
        <w:t xml:space="preserve">são </w:t>
      </w:r>
      <w:r w:rsidR="00102F69" w:rsidRPr="002B2066">
        <w:t xml:space="preserve">ainda </w:t>
      </w:r>
      <w:r w:rsidRPr="002B2066">
        <w:t>mais abrangentes</w:t>
      </w:r>
      <w:r w:rsidR="009B3600" w:rsidRPr="002B2066">
        <w:t xml:space="preserve">, </w:t>
      </w:r>
      <w:r w:rsidR="00102F69" w:rsidRPr="002B2066">
        <w:t>neste exemplo há processos</w:t>
      </w:r>
      <w:r w:rsidR="00217C9A" w:rsidRPr="002B2066">
        <w:t xml:space="preserve"> fora da </w:t>
      </w:r>
      <w:r w:rsidR="009B3600" w:rsidRPr="002B2066">
        <w:t>empresa</w:t>
      </w:r>
      <w:r w:rsidR="00217C9A" w:rsidRPr="002B2066">
        <w:t>, desde a extração do insumo, venda, uso e reciclagem, um processo que dará àquela peça de metal uma nova função</w:t>
      </w:r>
      <w:r w:rsidR="00E7324A" w:rsidRPr="002B2066">
        <w:t>.</w:t>
      </w:r>
      <w:r w:rsidR="00217C9A" w:rsidRPr="002B2066">
        <w:t xml:space="preserve"> (JOHANSSON et al., 1995)</w:t>
      </w:r>
      <w:r w:rsidR="00A80176" w:rsidRPr="002B2066">
        <w:t>.</w:t>
      </w:r>
    </w:p>
    <w:p w14:paraId="17618FB5" w14:textId="1BD09E73" w:rsidR="003E09C6" w:rsidRPr="002B2066" w:rsidRDefault="003C7F15" w:rsidP="00217C9A">
      <w:pPr>
        <w:pStyle w:val="Texto"/>
      </w:pPr>
      <w:r>
        <w:t>A</w:t>
      </w:r>
      <w:r w:rsidR="00217C9A" w:rsidRPr="002B2066">
        <w:t xml:space="preserve"> definição da</w:t>
      </w:r>
      <w:r w:rsidR="00D52B41">
        <w:t xml:space="preserve"> </w:t>
      </w:r>
      <w:r w:rsidR="000E57DE">
        <w:t>A</w:t>
      </w:r>
      <w:ins w:id="250" w:author="Patrick Machado" w:date="2017-06-20T19:10:00Z">
        <w:r w:rsidR="000E57DE">
          <w:t xml:space="preserve">ssociation </w:t>
        </w:r>
      </w:ins>
      <w:ins w:id="251" w:author="Patrick Machado" w:date="2017-06-20T19:11:00Z">
        <w:r w:rsidR="000E57DE">
          <w:t>o</w:t>
        </w:r>
      </w:ins>
      <w:ins w:id="252" w:author="Patrick Machado" w:date="2017-06-20T19:10:00Z">
        <w:r w:rsidR="000E57DE">
          <w:t>f Business Process Management Professionals (A</w:t>
        </w:r>
      </w:ins>
      <w:r w:rsidR="00D52B41">
        <w:t>BPMP</w:t>
      </w:r>
      <w:ins w:id="253" w:author="Patrick Machado" w:date="2017-06-20T19:11:00Z">
        <w:r w:rsidR="000E57DE">
          <w:t>)</w:t>
        </w:r>
      </w:ins>
      <w:del w:id="254" w:author="Patrick Machado" w:date="2017-06-20T19:11:00Z">
        <w:r w:rsidR="00D460FE" w:rsidDel="000E57DE">
          <w:delText xml:space="preserve"> </w:delText>
        </w:r>
      </w:del>
      <w:ins w:id="255" w:author="Patrick Machado" w:date="2017-06-20T19:11:00Z">
        <w:r w:rsidR="000E57DE">
          <w:t xml:space="preserve"> </w:t>
        </w:r>
      </w:ins>
      <w:del w:id="256" w:author="Patrick Machado" w:date="2017-06-20T19:11:00Z">
        <w:r w:rsidR="00D460FE" w:rsidDel="000E57DE">
          <w:delText>(</w:delText>
        </w:r>
        <w:r w:rsidR="00D460FE" w:rsidRPr="002B2066" w:rsidDel="000E57DE">
          <w:rPr>
            <w:i/>
          </w:rPr>
          <w:delText>Association of Business Process Management Professionals</w:delText>
        </w:r>
        <w:r w:rsidR="00D460FE" w:rsidDel="000E57DE">
          <w:delText>)</w:delText>
        </w:r>
        <w:r w:rsidR="00D52B41" w:rsidDel="000E57DE">
          <w:delText xml:space="preserve"> </w:delText>
        </w:r>
      </w:del>
      <w:r w:rsidR="00217C9A" w:rsidRPr="002B2066">
        <w:t>diz que: “Processo é uma agregação de atividades e comportamentos executados por humanos ou máquinas para alcançar um ou mais resultados”</w:t>
      </w:r>
      <w:r w:rsidR="00D52B41">
        <w:t xml:space="preserve"> </w:t>
      </w:r>
      <w:r w:rsidR="00D52B41" w:rsidRPr="002B2066">
        <w:t>(ASSOCIATION OF BUSINESS PROCESS MANAGEMENT PROFESSIONALS</w:t>
      </w:r>
      <w:del w:id="257" w:author="Patrick Machado" w:date="2017-06-20T19:23:00Z">
        <w:r w:rsidR="00D52B41" w:rsidRPr="002B2066" w:rsidDel="003E08E7">
          <w:delText xml:space="preserve"> BRAZIL</w:delText>
        </w:r>
      </w:del>
      <w:r w:rsidR="00D52B41" w:rsidRPr="002B2066">
        <w:t>, 2013, p. 35)</w:t>
      </w:r>
      <w:r w:rsidR="00217C9A" w:rsidRPr="002B2066">
        <w:t xml:space="preserve">. </w:t>
      </w:r>
      <w:r w:rsidR="00513E26" w:rsidRPr="002B2066">
        <w:t xml:space="preserve">Esta definição é utilizada </w:t>
      </w:r>
      <w:r w:rsidR="00423648" w:rsidRPr="002B2066">
        <w:t>para estudos d</w:t>
      </w:r>
      <w:r w:rsidR="008B404D" w:rsidRPr="002B2066">
        <w:t>e</w:t>
      </w:r>
      <w:r w:rsidR="00423648" w:rsidRPr="002B2066">
        <w:t xml:space="preserve"> Gestão de Processos, </w:t>
      </w:r>
      <w:r w:rsidR="005E71CD" w:rsidRPr="002B2066">
        <w:t>sendo que</w:t>
      </w:r>
      <w:r w:rsidR="00513E26" w:rsidRPr="002B2066">
        <w:t xml:space="preserve"> processos</w:t>
      </w:r>
      <w:r w:rsidR="005E71CD" w:rsidRPr="002B2066">
        <w:t xml:space="preserve"> são</w:t>
      </w:r>
      <w:r w:rsidR="00423648" w:rsidRPr="002B2066">
        <w:t xml:space="preserve"> considerados </w:t>
      </w:r>
      <w:r w:rsidR="003E09C6" w:rsidRPr="002B2066">
        <w:t>ativos da empresa</w:t>
      </w:r>
      <w:r w:rsidR="00513E26" w:rsidRPr="002B2066">
        <w:t>, que precisam ser gerenciados</w:t>
      </w:r>
      <w:r w:rsidR="00F51654" w:rsidRPr="002B2066">
        <w:t>.</w:t>
      </w:r>
      <w:r w:rsidR="00CD1BCC" w:rsidRPr="002B2066">
        <w:t xml:space="preserve"> (PAVANI JÚNIOR; SCUCUGLIA, 2011)</w:t>
      </w:r>
      <w:r w:rsidR="003E09C6" w:rsidRPr="002B2066">
        <w:t>.</w:t>
      </w:r>
    </w:p>
    <w:p w14:paraId="0F9EFA2B" w14:textId="553C8237" w:rsidR="00F37090" w:rsidRPr="002B2066" w:rsidRDefault="005D3A60" w:rsidP="003837BA">
      <w:pPr>
        <w:pStyle w:val="Texto"/>
      </w:pPr>
      <w:r w:rsidRPr="002B2066">
        <w:t xml:space="preserve">A </w:t>
      </w:r>
      <w:r w:rsidR="00D460FE" w:rsidRPr="00D460FE">
        <w:t>ABPMP</w:t>
      </w:r>
      <w:r w:rsidRPr="002B2066">
        <w:t xml:space="preserve"> apresenta o seu estudo sobre a Gestão de Processos</w:t>
      </w:r>
      <w:r w:rsidR="008B404D" w:rsidRPr="002B2066">
        <w:t xml:space="preserve"> de Negócio, </w:t>
      </w:r>
      <w:r w:rsidR="000344DB">
        <w:t>sendo que</w:t>
      </w:r>
      <w:r w:rsidR="008B404D" w:rsidRPr="002B2066">
        <w:t xml:space="preserve"> processo de negócio, </w:t>
      </w:r>
      <w:r w:rsidR="00BE394E">
        <w:t>mais que a</w:t>
      </w:r>
      <w:r w:rsidR="008B404D" w:rsidRPr="002B2066">
        <w:t xml:space="preserve"> definição tradicional</w:t>
      </w:r>
      <w:r w:rsidR="00BE394E">
        <w:t xml:space="preserve"> de processo</w:t>
      </w:r>
      <w:r w:rsidR="00A37EB1" w:rsidRPr="002B2066">
        <w:t>,</w:t>
      </w:r>
      <w:r w:rsidR="008B404D" w:rsidRPr="002B2066">
        <w:t xml:space="preserve"> </w:t>
      </w:r>
      <w:r w:rsidR="003837BA" w:rsidRPr="002B2066">
        <w:t>“</w:t>
      </w:r>
      <w:r w:rsidR="008B404D" w:rsidRPr="002B2066">
        <w:t xml:space="preserve">é </w:t>
      </w:r>
      <w:r w:rsidR="003837BA" w:rsidRPr="002B2066">
        <w:t>um trabalho que entrega valor para os clientes ou apoia/gerencia outros processos”.</w:t>
      </w:r>
      <w:r w:rsidR="008B404D" w:rsidRPr="002B2066">
        <w:t xml:space="preserve"> A Gestão de Processos de Negócio é referenciada</w:t>
      </w:r>
      <w:r w:rsidR="00217C9A" w:rsidRPr="002B2066">
        <w:t xml:space="preserve"> mundialmente como</w:t>
      </w:r>
      <w:del w:id="258" w:author="Patrick Machado" w:date="2017-06-20T19:11:00Z">
        <w:r w:rsidR="00217C9A" w:rsidRPr="002B2066" w:rsidDel="000E57DE">
          <w:delText xml:space="preserve"> BPM</w:delText>
        </w:r>
        <w:r w:rsidR="00D460FE" w:rsidDel="000E57DE">
          <w:delText xml:space="preserve"> (</w:delText>
        </w:r>
        <w:r w:rsidR="00D460FE" w:rsidRPr="00D460FE" w:rsidDel="000E57DE">
          <w:rPr>
            <w:i/>
          </w:rPr>
          <w:delText>Business Process Management</w:delText>
        </w:r>
        <w:r w:rsidR="00D460FE" w:rsidDel="000E57DE">
          <w:delText>)</w:delText>
        </w:r>
        <w:r w:rsidR="00217C9A" w:rsidRPr="002B2066" w:rsidDel="000E57DE">
          <w:delText>, sigla em inglês para</w:delText>
        </w:r>
        <w:r w:rsidR="00CE088F" w:rsidRPr="002B2066" w:rsidDel="000E57DE">
          <w:delText xml:space="preserve"> o termo</w:delText>
        </w:r>
      </w:del>
      <w:ins w:id="259" w:author="Patrick Machado" w:date="2017-06-20T19:11:00Z">
        <w:r w:rsidR="000E57DE">
          <w:t xml:space="preserve"> Business Process Management (BPM)</w:t>
        </w:r>
      </w:ins>
      <w:r w:rsidR="00CE088F" w:rsidRPr="002B2066">
        <w:t>.</w:t>
      </w:r>
      <w:r w:rsidR="00BD02D8" w:rsidRPr="002B2066">
        <w:t xml:space="preserve"> (</w:t>
      </w:r>
      <w:r w:rsidR="005E71CD" w:rsidRPr="002B2066">
        <w:t>ASSOCIATION OF BUSINESS PROCESS MANAGEMENT PROFESSIONALS</w:t>
      </w:r>
      <w:del w:id="260" w:author="Patrick Machado" w:date="2017-06-20T19:23:00Z">
        <w:r w:rsidR="005E71CD" w:rsidRPr="002B2066" w:rsidDel="003E08E7">
          <w:delText xml:space="preserve"> BRAZIL</w:delText>
        </w:r>
      </w:del>
      <w:r w:rsidR="00BD02D8" w:rsidRPr="002B2066">
        <w:t>, 2013, p. 35)</w:t>
      </w:r>
      <w:r w:rsidR="00A80176" w:rsidRPr="002B2066">
        <w:t>.</w:t>
      </w:r>
    </w:p>
    <w:p w14:paraId="1FD9CCA8" w14:textId="2216A0B7" w:rsidR="00D95EBB" w:rsidRPr="002B2066" w:rsidRDefault="00D95EBB" w:rsidP="00D95EBB">
      <w:pPr>
        <w:pStyle w:val="Texto"/>
      </w:pPr>
      <w:r w:rsidRPr="002B2066">
        <w:t xml:space="preserve">O BPM entende que a definição, desenho e transformação contínua dos processos de negócio pode ser um caminho para alcançar os objetivos de uma organização. Aderindo à esta alternativa, para desenho dos processos de negócio é preciso utilizar notações, um conjunto de elementos gráficos com símbolos e regras que determinem o seu significado. Dentre as notações conhecidas mundialmente, o </w:t>
      </w:r>
      <w:ins w:id="261" w:author="Patrick Machado" w:date="2017-06-20T19:12:00Z">
        <w:r w:rsidR="000E57DE">
          <w:t>Business Process Model and Notation (</w:t>
        </w:r>
      </w:ins>
      <w:r w:rsidRPr="002B2066">
        <w:t>BPMN</w:t>
      </w:r>
      <w:del w:id="262" w:author="Patrick Machado" w:date="2017-06-20T19:12:00Z">
        <w:r w:rsidRPr="002B2066" w:rsidDel="000E57DE">
          <w:delText xml:space="preserve"> (</w:delText>
        </w:r>
        <w:r w:rsidRPr="002B2066" w:rsidDel="000E57DE">
          <w:rPr>
            <w:i/>
          </w:rPr>
          <w:delText>Business Process Model and Notation</w:delText>
        </w:r>
      </w:del>
      <w:r w:rsidRPr="002B2066">
        <w:t xml:space="preserve">) tem uma crescente aceitação trazendo um conjunto robusto de </w:t>
      </w:r>
      <w:r w:rsidRPr="002B2066">
        <w:lastRenderedPageBreak/>
        <w:t>símbolos que se encaixam em diferentes aspectos de processos de negócio. (</w:t>
      </w:r>
      <w:r w:rsidR="00EB5A1B" w:rsidRPr="002B2066">
        <w:t>ASSOCIATION OF BUSINESS PROCESS MANAGEMENT PROFESSIONALS BRASIL</w:t>
      </w:r>
      <w:r w:rsidRPr="002B2066">
        <w:t>, 2013)</w:t>
      </w:r>
      <w:r w:rsidR="00A80176" w:rsidRPr="002B2066">
        <w:t>.</w:t>
      </w:r>
    </w:p>
    <w:p w14:paraId="669E6BD2" w14:textId="13380F1A" w:rsidR="001C12C5" w:rsidRPr="002B2066" w:rsidRDefault="00D95EBB" w:rsidP="003837BA">
      <w:pPr>
        <w:pStyle w:val="Texto"/>
      </w:pPr>
      <w:r w:rsidRPr="002B2066">
        <w:t>Com a aplicação do BPM e do desenho de processos, h</w:t>
      </w:r>
      <w:r w:rsidR="0043419D" w:rsidRPr="002B2066">
        <w:t xml:space="preserve">á diversos atributos conhecidos que trazem benefícios à organização. </w:t>
      </w:r>
      <w:r w:rsidR="0043419D" w:rsidRPr="002B2066">
        <w:tab/>
      </w:r>
      <w:r w:rsidR="00AE0353" w:rsidRPr="002B2066">
        <w:t>A definição clara de responsabilidade e propriedade do processo, o acompanhamento e medição de desempenho, monitoramento, visibilidade e compreensão dos processos, são atributos que asseguram ações rápidas para solucionar problemas, adaptar-se à desvios no fluxo, medir o desempenho</w:t>
      </w:r>
      <w:r w:rsidR="001C12C5" w:rsidRPr="002B2066">
        <w:t xml:space="preserve"> e</w:t>
      </w:r>
      <w:r w:rsidR="00AE0353" w:rsidRPr="002B2066">
        <w:t xml:space="preserve"> gerenciar riscos.</w:t>
      </w:r>
      <w:r w:rsidR="001C12C5" w:rsidRPr="002B2066">
        <w:t xml:space="preserve"> (</w:t>
      </w:r>
      <w:r w:rsidR="00561E4C" w:rsidRPr="002B2066">
        <w:t xml:space="preserve">ASSOCIATION OF BUSINESS PROCESS MANAGEMENT </w:t>
      </w:r>
      <w:del w:id="263" w:author="Patrick Machado" w:date="2017-06-20T19:24:00Z">
        <w:r w:rsidR="00561E4C" w:rsidRPr="002B2066" w:rsidDel="003E08E7">
          <w:delText>PROFESSIONALS BRAZIL</w:delText>
        </w:r>
      </w:del>
      <w:ins w:id="264" w:author="Patrick Machado" w:date="2017-06-20T19:24:00Z">
        <w:r w:rsidR="003E08E7">
          <w:t>PROFESSIONALS</w:t>
        </w:r>
      </w:ins>
      <w:r w:rsidR="001C12C5" w:rsidRPr="002B2066">
        <w:t>, 2013)</w:t>
      </w:r>
      <w:r w:rsidR="0083605C" w:rsidRPr="002B2066">
        <w:t>.</w:t>
      </w:r>
    </w:p>
    <w:p w14:paraId="3F25422D" w14:textId="2AA39D67" w:rsidR="00312D89" w:rsidRPr="002B2066" w:rsidRDefault="001C12C5" w:rsidP="00105204">
      <w:pPr>
        <w:pStyle w:val="Texto"/>
      </w:pPr>
      <w:r w:rsidRPr="002B2066">
        <w:t>Os atributos e benefícios do BPM são percebidos no dia-a-dia das organizações</w:t>
      </w:r>
      <w:r w:rsidR="009E7937">
        <w:t>. P</w:t>
      </w:r>
      <w:r w:rsidR="00105204" w:rsidRPr="002B2066">
        <w:t>ara encarar a complex</w:t>
      </w:r>
      <w:r w:rsidR="005269A3" w:rsidRPr="002B2066">
        <w:t>idade das operações e processos</w:t>
      </w:r>
      <w:r w:rsidR="00105204" w:rsidRPr="002B2066">
        <w:t xml:space="preserve"> pode-se utilizar a </w:t>
      </w:r>
      <w:r w:rsidR="00312D89" w:rsidRPr="002B2066">
        <w:t>tecnologia da informação</w:t>
      </w:r>
      <w:r w:rsidR="00105204" w:rsidRPr="002B2066">
        <w:t xml:space="preserve">, </w:t>
      </w:r>
      <w:r w:rsidR="00312D89" w:rsidRPr="002B2066">
        <w:t>trabalha</w:t>
      </w:r>
      <w:r w:rsidR="00105204" w:rsidRPr="002B2066">
        <w:t>ndo</w:t>
      </w:r>
      <w:r w:rsidR="00312D89" w:rsidRPr="002B2066">
        <w:t xml:space="preserve"> com </w:t>
      </w:r>
      <w:ins w:id="265" w:author="Patrick Machado" w:date="2017-06-20T19:13:00Z">
        <w:r w:rsidR="000E57DE">
          <w:t>Business Process Management System (</w:t>
        </w:r>
      </w:ins>
      <w:del w:id="266" w:author="Patrick Machado" w:date="2017-06-20T19:13:00Z">
        <w:r w:rsidR="00312D89" w:rsidRPr="002B2066" w:rsidDel="000E57DE">
          <w:delText xml:space="preserve">ferramentas </w:delText>
        </w:r>
      </w:del>
      <w:r w:rsidR="00312D89" w:rsidRPr="002B2066">
        <w:t>BPMS</w:t>
      </w:r>
      <w:ins w:id="267" w:author="Patrick Machado" w:date="2017-06-20T19:13:00Z">
        <w:r w:rsidR="000E57DE">
          <w:t>)</w:t>
        </w:r>
      </w:ins>
      <w:del w:id="268" w:author="Patrick Machado" w:date="2017-06-20T19:13:00Z">
        <w:r w:rsidR="00312D89" w:rsidRPr="002B2066" w:rsidDel="000E57DE">
          <w:delText xml:space="preserve"> (</w:delText>
        </w:r>
        <w:r w:rsidR="00312D89" w:rsidRPr="002B2066" w:rsidDel="000E57DE">
          <w:rPr>
            <w:i/>
          </w:rPr>
          <w:delText xml:space="preserve">Business Process Management </w:delText>
        </w:r>
        <w:r w:rsidR="003E23CB" w:rsidDel="000E57DE">
          <w:rPr>
            <w:i/>
          </w:rPr>
          <w:delText>System</w:delText>
        </w:r>
        <w:r w:rsidR="00312D89" w:rsidRPr="002B2066" w:rsidDel="000E57DE">
          <w:delText>)</w:delText>
        </w:r>
        <w:r w:rsidR="00105204" w:rsidRPr="002B2066" w:rsidDel="000E57DE">
          <w:delText>,</w:delText>
        </w:r>
      </w:del>
      <w:ins w:id="269" w:author="Patrick Machado" w:date="2017-06-20T19:13:00Z">
        <w:r w:rsidR="000E57DE">
          <w:t>,</w:t>
        </w:r>
      </w:ins>
      <w:r w:rsidR="00105204" w:rsidRPr="002B2066">
        <w:t xml:space="preserve"> </w:t>
      </w:r>
      <w:r w:rsidR="008D00AF" w:rsidRPr="002B2066">
        <w:t xml:space="preserve">que além de </w:t>
      </w:r>
      <w:r w:rsidR="00105204" w:rsidRPr="002B2066">
        <w:t>funcionalidades</w:t>
      </w:r>
      <w:r w:rsidR="00736E00" w:rsidRPr="002B2066">
        <w:t xml:space="preserve"> como: </w:t>
      </w:r>
      <w:r w:rsidR="00312D89" w:rsidRPr="002B2066">
        <w:t>gerenciamento de fluxo de trabalho</w:t>
      </w:r>
      <w:r w:rsidR="00105204" w:rsidRPr="002B2066">
        <w:t>, g</w:t>
      </w:r>
      <w:r w:rsidR="00312D89" w:rsidRPr="002B2066">
        <w:t>erenciamento de regras de negócio e medição de desempenho</w:t>
      </w:r>
      <w:r w:rsidR="008D00AF" w:rsidRPr="002B2066">
        <w:t>, p</w:t>
      </w:r>
      <w:r w:rsidR="00312D89" w:rsidRPr="002B2066">
        <w:t>ossibilita</w:t>
      </w:r>
      <w:r w:rsidR="00736E00" w:rsidRPr="002B2066">
        <w:t>m</w:t>
      </w:r>
      <w:r w:rsidR="00312D89" w:rsidRPr="002B2066">
        <w:t xml:space="preserve"> a geração de aplicações baseadas no desenho do</w:t>
      </w:r>
      <w:r w:rsidR="00736E00" w:rsidRPr="002B2066">
        <w:t>s</w:t>
      </w:r>
      <w:r w:rsidR="00312D89" w:rsidRPr="002B2066">
        <w:t xml:space="preserve"> processo</w:t>
      </w:r>
      <w:r w:rsidR="00736E00" w:rsidRPr="002B2066">
        <w:t>s da organização</w:t>
      </w:r>
      <w:r w:rsidR="00312D89" w:rsidRPr="002B2066">
        <w:t xml:space="preserve"> e manipulação dos dados mantidos por esta</w:t>
      </w:r>
      <w:r w:rsidR="008D00AF" w:rsidRPr="002B2066">
        <w:t>s</w:t>
      </w:r>
      <w:r w:rsidR="00312D89" w:rsidRPr="002B2066">
        <w:t xml:space="preserve"> aplicaç</w:t>
      </w:r>
      <w:r w:rsidR="008D00AF" w:rsidRPr="002B2066">
        <w:t>ões</w:t>
      </w:r>
      <w:r w:rsidR="00312D89" w:rsidRPr="002B2066">
        <w:t>. (</w:t>
      </w:r>
      <w:r w:rsidR="00074603" w:rsidRPr="002B2066">
        <w:t xml:space="preserve">ASSOCIATION OF BUSINESS PROCESS MANAGEMENT </w:t>
      </w:r>
      <w:del w:id="270" w:author="Patrick Machado" w:date="2017-06-20T19:23:00Z">
        <w:r w:rsidR="00074603" w:rsidRPr="002B2066" w:rsidDel="003E08E7">
          <w:delText>PROFESSIONALS BRAZIL</w:delText>
        </w:r>
      </w:del>
      <w:ins w:id="271" w:author="Patrick Machado" w:date="2017-06-20T19:23:00Z">
        <w:r w:rsidR="003E08E7">
          <w:t>PROFESSIONALS</w:t>
        </w:r>
      </w:ins>
      <w:r w:rsidR="00312D89" w:rsidRPr="002B2066">
        <w:t>, 2013)</w:t>
      </w:r>
      <w:r w:rsidR="00A80176" w:rsidRPr="002B2066">
        <w:t>.</w:t>
      </w:r>
    </w:p>
    <w:p w14:paraId="2C2A9F37" w14:textId="77DCD897" w:rsidR="002B6118" w:rsidRPr="002B2066" w:rsidRDefault="002B6118" w:rsidP="002B6118">
      <w:pPr>
        <w:pStyle w:val="Ttulo2"/>
      </w:pPr>
      <w:bookmarkStart w:id="272" w:name="_Toc450743201"/>
      <w:bookmarkStart w:id="273" w:name="_Toc452732917"/>
      <w:bookmarkStart w:id="274" w:name="_Toc485751653"/>
      <w:r w:rsidRPr="002B2066">
        <w:t>PROBLEMÁTICA</w:t>
      </w:r>
      <w:bookmarkEnd w:id="272"/>
      <w:bookmarkEnd w:id="273"/>
      <w:bookmarkEnd w:id="274"/>
    </w:p>
    <w:p w14:paraId="130F4181" w14:textId="750B5A4B" w:rsidR="003C7F15" w:rsidRDefault="003C7F15" w:rsidP="00217C9A">
      <w:pPr>
        <w:pStyle w:val="Texto"/>
      </w:pPr>
      <w:r>
        <w:t xml:space="preserve">As ferramentas BPMS possibilitam </w:t>
      </w:r>
      <w:r w:rsidR="00FD07BD">
        <w:t xml:space="preserve">a </w:t>
      </w:r>
      <w:r>
        <w:t>automaç</w:t>
      </w:r>
      <w:r w:rsidR="00FD07BD">
        <w:t>ão de</w:t>
      </w:r>
      <w:r>
        <w:t xml:space="preserve"> processos.</w:t>
      </w:r>
      <w:r w:rsidR="00FD07BD">
        <w:t xml:space="preserve"> </w:t>
      </w:r>
      <w:commentRangeStart w:id="275"/>
      <w:commentRangeStart w:id="276"/>
      <w:commentRangeStart w:id="277"/>
      <w:r w:rsidR="007E7E08">
        <w:t>Segundo a ABPMP</w:t>
      </w:r>
      <w:commentRangeEnd w:id="275"/>
      <w:r w:rsidR="007E7E08">
        <w:rPr>
          <w:rStyle w:val="Refdecomentrio"/>
        </w:rPr>
        <w:commentReference w:id="275"/>
      </w:r>
      <w:commentRangeEnd w:id="276"/>
      <w:r w:rsidR="003975D8">
        <w:rPr>
          <w:rStyle w:val="Refdecomentrio"/>
        </w:rPr>
        <w:commentReference w:id="276"/>
      </w:r>
      <w:commentRangeEnd w:id="277"/>
      <w:r w:rsidR="003975D8">
        <w:rPr>
          <w:rStyle w:val="Refdecomentrio"/>
        </w:rPr>
        <w:commentReference w:id="277"/>
      </w:r>
      <w:r w:rsidR="007E7E08">
        <w:t>, c</w:t>
      </w:r>
      <w:r w:rsidR="00FD07BD">
        <w:t xml:space="preserve">om a automação dos processos é possível gerenciar o negócio da </w:t>
      </w:r>
      <w:r w:rsidR="00AD7088">
        <w:t>organização de forma integrada à</w:t>
      </w:r>
      <w:r w:rsidR="00FD07BD">
        <w:t xml:space="preserve"> tecnologia da informação.</w:t>
      </w:r>
      <w:r w:rsidR="007E7E08">
        <w:t xml:space="preserve"> </w:t>
      </w:r>
      <w:ins w:id="278" w:author="Patrick Machado" w:date="2017-07-02T18:04:00Z">
        <w:r w:rsidR="00DC0F5F">
          <w:t>Portanto, a</w:t>
        </w:r>
      </w:ins>
      <w:del w:id="279" w:author="Patrick Machado" w:date="2017-07-02T18:04:00Z">
        <w:r w:rsidR="00FD07BD" w:rsidDel="00DC0F5F">
          <w:delText>A</w:delText>
        </w:r>
      </w:del>
      <w:r w:rsidR="00FD07BD">
        <w:t xml:space="preserve"> implantação de uma ferramenta BPMS depende </w:t>
      </w:r>
      <w:ins w:id="280" w:author="Patrick Machado" w:date="2017-07-02T18:06:00Z">
        <w:r w:rsidR="00DC0F5F">
          <w:t xml:space="preserve">da colaboração entre </w:t>
        </w:r>
      </w:ins>
      <w:ins w:id="281" w:author="Patrick Machado" w:date="2017-07-02T18:05:00Z">
        <w:r w:rsidR="00DC0F5F">
          <w:t>profissionais d</w:t>
        </w:r>
      </w:ins>
      <w:ins w:id="282" w:author="Patrick Machado" w:date="2017-07-02T18:06:00Z">
        <w:r w:rsidR="00DC0F5F">
          <w:t>as áreas de negócio com os</w:t>
        </w:r>
      </w:ins>
      <w:del w:id="283" w:author="Patrick Machado" w:date="2017-07-02T18:06:00Z">
        <w:r w:rsidR="0015654F" w:rsidDel="00DC0F5F">
          <w:delText>de</w:delText>
        </w:r>
      </w:del>
      <w:r w:rsidR="0015654F">
        <w:t xml:space="preserve"> profissionais de tecnologia da informação</w:t>
      </w:r>
      <w:del w:id="284" w:author="Patrick Machado" w:date="2017-07-02T18:07:00Z">
        <w:r w:rsidR="0015654F" w:rsidDel="00DC0F5F">
          <w:delText xml:space="preserve"> junto à profissionais da área de negócio</w:delText>
        </w:r>
      </w:del>
      <w:r w:rsidR="0015654F">
        <w:t xml:space="preserve">. </w:t>
      </w:r>
      <w:ins w:id="285" w:author="Patrick Machado" w:date="2017-07-02T18:07:00Z">
        <w:r w:rsidR="00DC0F5F">
          <w:t>Além do custo da implantação, deve-se considerar o custo de aquisição da ferramenta</w:t>
        </w:r>
      </w:ins>
      <w:del w:id="286" w:author="Patrick Machado" w:date="2017-07-02T18:08:00Z">
        <w:r w:rsidR="0015654F" w:rsidDel="00DC0F5F">
          <w:delText>A aquisição de um BPMS geralmente tem um custo elevado</w:delText>
        </w:r>
      </w:del>
      <w:r w:rsidR="0015654F">
        <w:t xml:space="preserve">, </w:t>
      </w:r>
      <w:r w:rsidR="00AD7088">
        <w:t>o que</w:t>
      </w:r>
      <w:r w:rsidR="0015654F">
        <w:t xml:space="preserve"> pode dificultar</w:t>
      </w:r>
      <w:ins w:id="287" w:author="Patrick Machado" w:date="2017-07-02T18:13:00Z">
        <w:r w:rsidR="0044729E">
          <w:t xml:space="preserve"> o acesso para algumas empresas</w:t>
        </w:r>
      </w:ins>
      <w:del w:id="288" w:author="Patrick Machado" w:date="2017-07-02T18:13:00Z">
        <w:r w:rsidR="0015654F" w:rsidDel="0044729E">
          <w:delText xml:space="preserve"> </w:delText>
        </w:r>
      </w:del>
      <w:del w:id="289" w:author="Patrick Machado" w:date="2017-07-02T18:11:00Z">
        <w:r w:rsidR="0015654F" w:rsidDel="0044729E">
          <w:delText>que pequenas e m</w:delText>
        </w:r>
        <w:r w:rsidR="007E7E08" w:rsidDel="0044729E">
          <w:delText>édias</w:delText>
        </w:r>
      </w:del>
      <w:del w:id="290" w:author="Patrick Machado" w:date="2017-07-02T18:13:00Z">
        <w:r w:rsidR="007E7E08" w:rsidDel="0044729E">
          <w:delText xml:space="preserve"> empresas tenham acesso</w:delText>
        </w:r>
        <w:r w:rsidR="0015654F" w:rsidDel="0044729E">
          <w:delText xml:space="preserve"> a este tipo de ferramenta</w:delText>
        </w:r>
      </w:del>
      <w:r w:rsidR="0015654F">
        <w:t>.</w:t>
      </w:r>
      <w:ins w:id="291" w:author="Patrick Machado" w:date="2017-06-20T19:14:00Z">
        <w:r w:rsidR="000E57DE">
          <w:t xml:space="preserve"> (ASSOCIATION OF BUSINESS PROCESS MANAGEMENT PROFESSIONALS, 2013).</w:t>
        </w:r>
      </w:ins>
    </w:p>
    <w:p w14:paraId="6B67394F" w14:textId="69E7A51C" w:rsidR="00217C9A" w:rsidRPr="002B2066" w:rsidRDefault="00442C07" w:rsidP="00217C9A">
      <w:pPr>
        <w:pStyle w:val="Texto"/>
      </w:pPr>
      <w:r w:rsidRPr="002B2066">
        <w:t>Dentre as ferramentas BPMS disponíveis no mercado, há opções como a da empresa Bizagi, parceira da Object Management Group</w:t>
      </w:r>
      <w:r w:rsidR="000E57DE">
        <w:t xml:space="preserve"> (OMG)</w:t>
      </w:r>
      <w:r w:rsidR="003C57A7">
        <w:t>,</w:t>
      </w:r>
      <w:r w:rsidRPr="002B2066">
        <w:t xml:space="preserve"> que especifica a notação </w:t>
      </w:r>
      <w:r w:rsidRPr="002B2066">
        <w:lastRenderedPageBreak/>
        <w:t>BPMN</w:t>
      </w:r>
      <w:r w:rsidR="002810D6">
        <w:t xml:space="preserve"> (OBJECT MANAGEMENT GROUP, 2016)</w:t>
      </w:r>
      <w:r w:rsidRPr="002B2066">
        <w:t xml:space="preserve">. </w:t>
      </w:r>
      <w:r w:rsidR="00D72E2A" w:rsidRPr="002B2066">
        <w:t>Os preços para licença de uso</w:t>
      </w:r>
      <w:r w:rsidR="003327BC" w:rsidRPr="002B2066">
        <w:t xml:space="preserve"> </w:t>
      </w:r>
      <w:r w:rsidR="003327BC" w:rsidRPr="002B2066">
        <w:rPr>
          <w:i/>
        </w:rPr>
        <w:t>enterprise</w:t>
      </w:r>
      <w:r w:rsidR="003327BC" w:rsidRPr="002B2066">
        <w:t xml:space="preserve"> são disponibilizada</w:t>
      </w:r>
      <w:r w:rsidR="00D72E2A" w:rsidRPr="002B2066">
        <w:t>s em duas modalidades, licença perpétua por usuário e licença de assinatura anual por usuário. Para uma licença perpétua o custo em 2016 é de U$800 por usuário, não incluído as manutenç</w:t>
      </w:r>
      <w:r w:rsidR="00513AD6" w:rsidRPr="002B2066">
        <w:t>ões, que custam</w:t>
      </w:r>
      <w:r w:rsidR="00D72E2A" w:rsidRPr="002B2066">
        <w:t xml:space="preserve"> U$134. Já a licença de assinatura anual tem custo de U$311 por usuário com manutenções inclusas (BIZAGI, 2016). </w:t>
      </w:r>
      <w:r w:rsidR="00D37456" w:rsidRPr="002B2066">
        <w:t>Outra alternativa seria a ferramenta oferecida pela empresa brasileira Sydle</w:t>
      </w:r>
      <w:r w:rsidR="009A07BB" w:rsidRPr="002B2066">
        <w:t>, q</w:t>
      </w:r>
      <w:r w:rsidR="00293EAC" w:rsidRPr="002B2066">
        <w:t>ue possui</w:t>
      </w:r>
      <w:r w:rsidR="00D37456" w:rsidRPr="002B2066">
        <w:t xml:space="preserve"> modalidades de licen</w:t>
      </w:r>
      <w:r w:rsidR="00293EAC" w:rsidRPr="002B2066">
        <w:t xml:space="preserve">ça de uso variando infraestrutura e quantidade de usuários. Há valores a partir de R$2.900 anual, para infraestrutura </w:t>
      </w:r>
      <w:r w:rsidR="00293EAC" w:rsidRPr="002B2066">
        <w:rPr>
          <w:i/>
        </w:rPr>
        <w:t>cloud</w:t>
      </w:r>
      <w:r w:rsidR="00293EAC" w:rsidRPr="002B2066">
        <w:t xml:space="preserve"> compartilhada e capacidade para 10 até 250 usuários. </w:t>
      </w:r>
      <w:r w:rsidR="0077244B" w:rsidRPr="002B2066">
        <w:t xml:space="preserve">Para mais de 50 usuários e com infraestrutura </w:t>
      </w:r>
      <w:r w:rsidR="0077244B" w:rsidRPr="002B2066">
        <w:rPr>
          <w:i/>
        </w:rPr>
        <w:t>cloud</w:t>
      </w:r>
      <w:r w:rsidR="0077244B" w:rsidRPr="002B2066">
        <w:t xml:space="preserve"> dedicada o preço é </w:t>
      </w:r>
      <w:r w:rsidR="00293EAC" w:rsidRPr="002B2066">
        <w:t>R$49.900 anual. E</w:t>
      </w:r>
      <w:r w:rsidR="0077244B" w:rsidRPr="002B2066">
        <w:t>,</w:t>
      </w:r>
      <w:r w:rsidR="00293EAC" w:rsidRPr="002B2066">
        <w:t xml:space="preserve"> por fim</w:t>
      </w:r>
      <w:r w:rsidR="0077244B" w:rsidRPr="002B2066">
        <w:t>,</w:t>
      </w:r>
      <w:r w:rsidR="00293EAC" w:rsidRPr="002B2066">
        <w:t xml:space="preserve"> com infraestrutura local e capacidade para mais de 100 usuários por R$79.900 ao ano. (SYDLE, 2016).</w:t>
      </w:r>
    </w:p>
    <w:p w14:paraId="419328C9" w14:textId="02EB99E1" w:rsidR="00EF543A" w:rsidRPr="002B2066" w:rsidRDefault="00F0333C" w:rsidP="00EF543A">
      <w:pPr>
        <w:pStyle w:val="Texto"/>
      </w:pPr>
      <w:r w:rsidRPr="002B2066">
        <w:t>O custo de uma ferramenta BPMS pode estar fora do orçamento de muitas empresas</w:t>
      </w:r>
      <w:del w:id="292" w:author="Patrick Machado" w:date="2017-07-02T18:17:00Z">
        <w:r w:rsidRPr="002B2066" w:rsidDel="0044729E">
          <w:delText xml:space="preserve"> brasileiras</w:delText>
        </w:r>
      </w:del>
      <w:r w:rsidR="007E21C6" w:rsidRPr="002B2066">
        <w:t>. N</w:t>
      </w:r>
      <w:r w:rsidRPr="002B2066">
        <w:t xml:space="preserve">o entanto há opções gratuitas no mercado. </w:t>
      </w:r>
      <w:r w:rsidR="00FD48B2" w:rsidRPr="002B2066">
        <w:t>Algumas são totalmente gratuitas</w:t>
      </w:r>
      <w:r w:rsidR="00992284" w:rsidRPr="002B2066">
        <w:t>, como a Orchestra (ORCHESTRA, 2016)</w:t>
      </w:r>
      <w:r w:rsidR="00907E18" w:rsidRPr="002B2066">
        <w:t>, o</w:t>
      </w:r>
      <w:r w:rsidR="00FD48B2" w:rsidRPr="002B2066">
        <w:t xml:space="preserve">utras, como a ferramenta da Sydle, além das licenças pagas, oferece uma versão </w:t>
      </w:r>
      <w:r w:rsidR="00FD48B2" w:rsidRPr="002B2066">
        <w:rPr>
          <w:i/>
        </w:rPr>
        <w:t>community</w:t>
      </w:r>
      <w:r w:rsidR="00FD48B2" w:rsidRPr="002B2066">
        <w:t xml:space="preserve">, </w:t>
      </w:r>
      <w:r w:rsidR="00513AD6" w:rsidRPr="002B2066">
        <w:t>com</w:t>
      </w:r>
      <w:r w:rsidR="00FD48B2" w:rsidRPr="002B2066">
        <w:t xml:space="preserve"> </w:t>
      </w:r>
      <w:r w:rsidRPr="002B2066">
        <w:t>restrições em relação à paga</w:t>
      </w:r>
      <w:r w:rsidR="00992284" w:rsidRPr="002B2066">
        <w:t xml:space="preserve"> (SYDLE, 2016)</w:t>
      </w:r>
      <w:r w:rsidRPr="002B2066">
        <w:t>.</w:t>
      </w:r>
      <w:r w:rsidR="00EF543A" w:rsidRPr="002B2066">
        <w:t xml:space="preserve"> Porém, à exemplo da ferramenta da Sydle, a</w:t>
      </w:r>
      <w:r w:rsidR="006248EE" w:rsidRPr="002B2066">
        <w:t>s ferramentas gratuitas tendem a possuir menos recursos que as ferramentas pagas.</w:t>
      </w:r>
    </w:p>
    <w:p w14:paraId="4BB201FC" w14:textId="05DDC143" w:rsidR="007B595B" w:rsidRDefault="00D43B31" w:rsidP="005A6842">
      <w:pPr>
        <w:pStyle w:val="Texto"/>
      </w:pPr>
      <w:r w:rsidRPr="002B2066">
        <w:t>Considerando estas restrições em relação às ferramentas pagas,</w:t>
      </w:r>
      <w:r w:rsidR="00CE60EA" w:rsidRPr="002B2066">
        <w:t xml:space="preserve"> </w:t>
      </w:r>
      <w:r w:rsidR="009603FD" w:rsidRPr="002B2066">
        <w:t xml:space="preserve">este trabalho se propõe </w:t>
      </w:r>
      <w:r w:rsidR="000D0B63">
        <w:t xml:space="preserve">a responder a seguinte pergunta: </w:t>
      </w:r>
      <w:r w:rsidR="000C2F57">
        <w:t>Dentre</w:t>
      </w:r>
      <w:r w:rsidR="009436BA">
        <w:t xml:space="preserve"> ferramentas BPMS gratuitas </w:t>
      </w:r>
      <w:r w:rsidR="000C2F57">
        <w:t>selecionadas</w:t>
      </w:r>
      <w:r w:rsidR="009436BA">
        <w:t xml:space="preserve">, qual se destaca, com os melhores recursos para utilização </w:t>
      </w:r>
      <w:r w:rsidR="000C2F57">
        <w:t>no contexto de uma empresa que não esteja disposta a arcar com os custos de aquisição.</w:t>
      </w:r>
    </w:p>
    <w:p w14:paraId="3ED663A2" w14:textId="54E6A3FE" w:rsidR="002B6118" w:rsidRPr="002B2066" w:rsidRDefault="002B6118" w:rsidP="002B6118">
      <w:pPr>
        <w:pStyle w:val="Ttulo2"/>
        <w:rPr>
          <w:caps w:val="0"/>
        </w:rPr>
      </w:pPr>
      <w:bookmarkStart w:id="293" w:name="_Toc450743202"/>
      <w:bookmarkStart w:id="294" w:name="_Toc452732918"/>
      <w:bookmarkStart w:id="295" w:name="_Toc485751654"/>
      <w:r w:rsidRPr="002B2066">
        <w:rPr>
          <w:caps w:val="0"/>
        </w:rPr>
        <w:t>OBJETIVOS</w:t>
      </w:r>
      <w:bookmarkEnd w:id="293"/>
      <w:bookmarkEnd w:id="294"/>
      <w:bookmarkEnd w:id="295"/>
    </w:p>
    <w:p w14:paraId="4D5FC24F" w14:textId="28CA9F44" w:rsidR="00E906C7" w:rsidRPr="002B2066" w:rsidRDefault="00E906C7" w:rsidP="00E906C7">
      <w:pPr>
        <w:pStyle w:val="Texto"/>
      </w:pPr>
      <w:r w:rsidRPr="002B2066">
        <w:t xml:space="preserve">Para </w:t>
      </w:r>
      <w:r w:rsidR="00F32954" w:rsidRPr="002B2066">
        <w:t>atender a</w:t>
      </w:r>
      <w:r w:rsidRPr="002B2066">
        <w:t>o problema de pesquisa foram estabelecidos um objetivo geral e objetivos específicos a serem seguidos.</w:t>
      </w:r>
    </w:p>
    <w:p w14:paraId="71C975C2" w14:textId="77777777" w:rsidR="002B6118" w:rsidRPr="002B2066" w:rsidRDefault="002B6118" w:rsidP="002B6118">
      <w:pPr>
        <w:pStyle w:val="Ttulo3"/>
      </w:pPr>
      <w:bookmarkStart w:id="296" w:name="_Toc450743203"/>
      <w:bookmarkStart w:id="297" w:name="_Toc452732919"/>
      <w:bookmarkStart w:id="298" w:name="_Toc485751655"/>
      <w:r w:rsidRPr="002B2066">
        <w:lastRenderedPageBreak/>
        <w:t>Objetivo geral</w:t>
      </w:r>
      <w:bookmarkEnd w:id="296"/>
      <w:bookmarkEnd w:id="297"/>
      <w:bookmarkEnd w:id="298"/>
    </w:p>
    <w:p w14:paraId="4B0C8B77" w14:textId="0C3F9EAD" w:rsidR="003635B3" w:rsidRPr="002B2066" w:rsidRDefault="000D0B63" w:rsidP="003D6110">
      <w:pPr>
        <w:pStyle w:val="Texto"/>
      </w:pPr>
      <w:r>
        <w:t>O objetivo geral deste trabalho é a</w:t>
      </w:r>
      <w:r w:rsidR="007E4478">
        <w:t xml:space="preserve">valiar </w:t>
      </w:r>
      <w:r w:rsidR="002D7014" w:rsidRPr="002B2066">
        <w:t>ferramentas BPMS gratuitas</w:t>
      </w:r>
      <w:r w:rsidR="003D6110">
        <w:t>.</w:t>
      </w:r>
    </w:p>
    <w:p w14:paraId="14FFB384" w14:textId="77777777" w:rsidR="002B6118" w:rsidRPr="002B2066" w:rsidRDefault="002B6118" w:rsidP="002B6118">
      <w:pPr>
        <w:pStyle w:val="Ttulo3"/>
      </w:pPr>
      <w:bookmarkStart w:id="299" w:name="_Toc450743204"/>
      <w:bookmarkStart w:id="300" w:name="_Toc452732920"/>
      <w:bookmarkStart w:id="301" w:name="_Toc485751656"/>
      <w:r w:rsidRPr="002B2066">
        <w:t>Objetivos específicos</w:t>
      </w:r>
      <w:bookmarkEnd w:id="299"/>
      <w:bookmarkEnd w:id="300"/>
      <w:bookmarkEnd w:id="301"/>
    </w:p>
    <w:p w14:paraId="30968EF1" w14:textId="6AA6ACD7" w:rsidR="002B6118" w:rsidRPr="002B2066" w:rsidRDefault="003C58F3" w:rsidP="002B6118">
      <w:pPr>
        <w:pStyle w:val="Texto"/>
      </w:pPr>
      <w:r w:rsidRPr="002B2066">
        <w:t>Para alcançar o objetivo geral estabelecido será seguido os seguintes objetivos específicos:</w:t>
      </w:r>
      <w:r w:rsidR="002B6118" w:rsidRPr="002B2066">
        <w:t xml:space="preserve"> </w:t>
      </w:r>
    </w:p>
    <w:p w14:paraId="57AF7624" w14:textId="601C1D14" w:rsidR="00E11539" w:rsidRDefault="00A90739" w:rsidP="003C58F3">
      <w:pPr>
        <w:pStyle w:val="Texto"/>
        <w:numPr>
          <w:ilvl w:val="0"/>
          <w:numId w:val="16"/>
        </w:numPr>
      </w:pPr>
      <w:r>
        <w:t>Apresentar o embasamento teórico sobre</w:t>
      </w:r>
      <w:r w:rsidR="00C80285">
        <w:t xml:space="preserve"> BPM e</w:t>
      </w:r>
      <w:r>
        <w:t xml:space="preserve"> BPMS;</w:t>
      </w:r>
    </w:p>
    <w:p w14:paraId="23328F01" w14:textId="479CF1B7" w:rsidR="00907AF6" w:rsidRDefault="00A90739" w:rsidP="00C312A2">
      <w:pPr>
        <w:pStyle w:val="Texto"/>
        <w:numPr>
          <w:ilvl w:val="0"/>
          <w:numId w:val="16"/>
        </w:numPr>
      </w:pPr>
      <w:r>
        <w:t>Definir critérios de avaliação coerentes com o contexto de BPM</w:t>
      </w:r>
      <w:r w:rsidR="00C80285">
        <w:t xml:space="preserve"> e BPMS</w:t>
      </w:r>
      <w:r>
        <w:t>;</w:t>
      </w:r>
    </w:p>
    <w:p w14:paraId="234D9F08" w14:textId="37671640" w:rsidR="00907AF6" w:rsidRDefault="00907AF6">
      <w:pPr>
        <w:pStyle w:val="Texto"/>
        <w:numPr>
          <w:ilvl w:val="0"/>
          <w:numId w:val="16"/>
        </w:numPr>
      </w:pPr>
      <w:r>
        <w:t>Descrever o modelo de processos genérico que será implantado nas ferramentas;</w:t>
      </w:r>
    </w:p>
    <w:p w14:paraId="004D3EFC" w14:textId="0FA57EB4" w:rsidR="002B6118" w:rsidRPr="002B2066" w:rsidRDefault="00CF431C" w:rsidP="00B13A56">
      <w:pPr>
        <w:pStyle w:val="Texto"/>
        <w:numPr>
          <w:ilvl w:val="0"/>
          <w:numId w:val="16"/>
        </w:numPr>
      </w:pPr>
      <w:r>
        <w:t xml:space="preserve">Avaliar </w:t>
      </w:r>
      <w:r w:rsidR="00A10A30">
        <w:t xml:space="preserve">os resultados obtidos </w:t>
      </w:r>
      <w:r w:rsidR="00062D06">
        <w:t>com as ferramentas selecionadas</w:t>
      </w:r>
      <w:r w:rsidR="00A10A30">
        <w:t>.</w:t>
      </w:r>
    </w:p>
    <w:p w14:paraId="2E76099D" w14:textId="77777777" w:rsidR="002B6118" w:rsidRPr="002B2066" w:rsidRDefault="002B6118" w:rsidP="002B6118">
      <w:pPr>
        <w:pStyle w:val="Ttulo2"/>
      </w:pPr>
      <w:bookmarkStart w:id="302" w:name="_Toc450743205"/>
      <w:bookmarkStart w:id="303" w:name="_Toc452732921"/>
      <w:bookmarkStart w:id="304" w:name="_Toc485751657"/>
      <w:r w:rsidRPr="002B2066">
        <w:rPr>
          <w:caps w:val="0"/>
        </w:rPr>
        <w:t>JUSTIFICATIVA</w:t>
      </w:r>
      <w:bookmarkEnd w:id="302"/>
      <w:bookmarkEnd w:id="303"/>
      <w:bookmarkEnd w:id="304"/>
    </w:p>
    <w:p w14:paraId="1C9C4B15" w14:textId="64D4F07C" w:rsidR="00AB13D0" w:rsidRDefault="005D20C5" w:rsidP="00424F33">
      <w:pPr>
        <w:pStyle w:val="Texto"/>
      </w:pPr>
      <w:r>
        <w:t xml:space="preserve">A metodologia BPM, segundo </w:t>
      </w:r>
      <w:r w:rsidR="00525333">
        <w:t>a ABPMP</w:t>
      </w:r>
      <w:r>
        <w:t xml:space="preserve">, auxilia empresas de diversos segmentos, na organização </w:t>
      </w:r>
      <w:r w:rsidR="00525333">
        <w:t xml:space="preserve">e otimização de seus processos </w:t>
      </w:r>
      <w:r w:rsidR="00880067">
        <w:t>(</w:t>
      </w:r>
      <w:r w:rsidR="00525333" w:rsidRPr="000E57DE">
        <w:rPr>
          <w:rPrChange w:id="305" w:author="Patrick Machado" w:date="2017-06-20T19:16:00Z">
            <w:rPr>
              <w:i/>
            </w:rPr>
          </w:rPrChange>
        </w:rPr>
        <w:t xml:space="preserve">ASSOCIATION OF BUSINESS PROCESS MANAGEMENT </w:t>
      </w:r>
      <w:del w:id="306" w:author="Patrick Machado" w:date="2017-06-20T19:23:00Z">
        <w:r w:rsidR="00525333" w:rsidRPr="000E57DE" w:rsidDel="003E08E7">
          <w:rPr>
            <w:rPrChange w:id="307" w:author="Patrick Machado" w:date="2017-06-20T19:16:00Z">
              <w:rPr>
                <w:i/>
              </w:rPr>
            </w:rPrChange>
          </w:rPr>
          <w:delText>PROFESSIONALS BRAZIL</w:delText>
        </w:r>
      </w:del>
      <w:ins w:id="308" w:author="Patrick Machado" w:date="2017-06-20T19:23:00Z">
        <w:r w:rsidR="003E08E7">
          <w:t>PROFESSIONALS</w:t>
        </w:r>
      </w:ins>
      <w:r w:rsidR="00525333" w:rsidRPr="002B2066">
        <w:t>, 2013</w:t>
      </w:r>
      <w:r w:rsidR="00525333">
        <w:t>).</w:t>
      </w:r>
      <w:r>
        <w:t xml:space="preserve"> Portanto, esta metodologia possui </w:t>
      </w:r>
      <w:r w:rsidR="00864919">
        <w:t xml:space="preserve">um papel </w:t>
      </w:r>
      <w:r>
        <w:t xml:space="preserve">decisivo no sucesso das empresas, atuando em algo muito importante, os processos que geram valor para seu crescimento. </w:t>
      </w:r>
      <w:commentRangeStart w:id="309"/>
      <w:r w:rsidR="009872E6">
        <w:t>E</w:t>
      </w:r>
      <w:r w:rsidR="00864919">
        <w:t xml:space="preserve">ssa importância </w:t>
      </w:r>
      <w:r w:rsidR="004F5C8B">
        <w:t xml:space="preserve">se </w:t>
      </w:r>
      <w:r w:rsidR="00424F33">
        <w:t>reflete na</w:t>
      </w:r>
      <w:r w:rsidR="00E71B09">
        <w:t xml:space="preserve"> pesquisa </w:t>
      </w:r>
      <w:r w:rsidR="00424F33">
        <w:t>d</w:t>
      </w:r>
      <w:r w:rsidR="00864919">
        <w:t>o</w:t>
      </w:r>
      <w:r w:rsidR="00E71B09">
        <w:t xml:space="preserve"> portal B</w:t>
      </w:r>
      <w:ins w:id="310" w:author="Patrick Machado" w:date="2017-06-20T19:17:00Z">
        <w:r w:rsidR="000E57DE">
          <w:t xml:space="preserve">usiness Process Management </w:t>
        </w:r>
      </w:ins>
      <w:del w:id="311" w:author="Patrick Machado" w:date="2017-06-20T19:17:00Z">
        <w:r w:rsidR="00E71B09" w:rsidDel="000E57DE">
          <w:delText>PM T</w:delText>
        </w:r>
      </w:del>
      <w:ins w:id="312" w:author="Patrick Machado" w:date="2017-06-20T19:17:00Z">
        <w:r w:rsidR="000E57DE">
          <w:t>T</w:t>
        </w:r>
      </w:ins>
      <w:r w:rsidR="00E71B09">
        <w:t>rends</w:t>
      </w:r>
      <w:r w:rsidR="00424F33">
        <w:t>, que</w:t>
      </w:r>
      <w:r w:rsidR="00864919">
        <w:t xml:space="preserve"> indicam o interesse d</w:t>
      </w:r>
      <w:r w:rsidR="004F5C8B">
        <w:t>as</w:t>
      </w:r>
      <w:r w:rsidR="00864919">
        <w:t xml:space="preserve"> organizações em BPM. </w:t>
      </w:r>
      <w:r w:rsidR="00424F33">
        <w:t>A maioria d</w:t>
      </w:r>
      <w:r w:rsidR="009E7937">
        <w:t xml:space="preserve">as organizações demonstram </w:t>
      </w:r>
      <w:r w:rsidR="00424F33">
        <w:t>interess</w:t>
      </w:r>
      <w:r w:rsidR="009E7937">
        <w:t>e</w:t>
      </w:r>
      <w:r w:rsidR="009872E6">
        <w:t xml:space="preserve"> em BPM.</w:t>
      </w:r>
      <w:r w:rsidR="00F81DCC">
        <w:t xml:space="preserve"> </w:t>
      </w:r>
      <w:r w:rsidR="009872E6">
        <w:t xml:space="preserve">O </w:t>
      </w:r>
      <w:r w:rsidR="00424F33">
        <w:t>per</w:t>
      </w:r>
      <w:r w:rsidR="00864919">
        <w:t xml:space="preserve">centual </w:t>
      </w:r>
      <w:r w:rsidR="00424F33">
        <w:t>d</w:t>
      </w:r>
      <w:r w:rsidR="00864919">
        <w:t xml:space="preserve">e organizações não interessadas </w:t>
      </w:r>
      <w:r w:rsidR="00424F33">
        <w:t>no assunto</w:t>
      </w:r>
      <w:r w:rsidR="00BB4C2E">
        <w:t xml:space="preserve">, </w:t>
      </w:r>
      <w:r w:rsidR="00760A08">
        <w:t>oscila</w:t>
      </w:r>
      <w:r w:rsidR="009E7937">
        <w:t xml:space="preserve"> </w:t>
      </w:r>
      <w:r w:rsidR="00760A08">
        <w:t>entre</w:t>
      </w:r>
      <w:r w:rsidR="00864919">
        <w:t xml:space="preserve"> 6% em 2005 at</w:t>
      </w:r>
      <w:r w:rsidR="00F81DCC">
        <w:t>é 1% em 2015</w:t>
      </w:r>
      <w:commentRangeEnd w:id="309"/>
      <w:r w:rsidR="00760A08">
        <w:rPr>
          <w:rStyle w:val="Refdecomentrio"/>
        </w:rPr>
        <w:commentReference w:id="309"/>
      </w:r>
      <w:r w:rsidR="00E71B09">
        <w:t>. (HARMON, 2016)</w:t>
      </w:r>
      <w:ins w:id="313" w:author="Patrick Machado" w:date="2017-06-20T19:17:00Z">
        <w:r w:rsidR="000E57DE">
          <w:t>.</w:t>
        </w:r>
      </w:ins>
    </w:p>
    <w:p w14:paraId="0EE3D263" w14:textId="357244D5" w:rsidR="00790CE9" w:rsidRDefault="00AE0875" w:rsidP="00790CE9">
      <w:pPr>
        <w:pStyle w:val="Texto"/>
      </w:pPr>
      <w:r>
        <w:t xml:space="preserve">Dentre o que abrange </w:t>
      </w:r>
      <w:r w:rsidR="008405F1">
        <w:t>a metodologia BPM, destacamos a ferramenta</w:t>
      </w:r>
      <w:r>
        <w:t xml:space="preserve"> BPMS, que auxilia na otimização e automação do</w:t>
      </w:r>
      <w:r w:rsidR="0083162F">
        <w:t>s</w:t>
      </w:r>
      <w:r>
        <w:t xml:space="preserve"> processos organizacionais. </w:t>
      </w:r>
      <w:r w:rsidR="00054E41">
        <w:t xml:space="preserve">O trabalho </w:t>
      </w:r>
      <w:r w:rsidR="000C13C2">
        <w:t>realizado</w:t>
      </w:r>
      <w:r w:rsidR="00054E41">
        <w:t xml:space="preserve"> por </w:t>
      </w:r>
      <w:r w:rsidR="000C13C2" w:rsidRPr="00054E41">
        <w:rPr>
          <w:szCs w:val="20"/>
        </w:rPr>
        <w:lastRenderedPageBreak/>
        <w:t>S</w:t>
      </w:r>
      <w:r w:rsidR="000C13C2">
        <w:rPr>
          <w:szCs w:val="20"/>
        </w:rPr>
        <w:t>ordi e Spelta (2007) apresenta</w:t>
      </w:r>
      <w:r w:rsidR="007A15AE">
        <w:rPr>
          <w:szCs w:val="20"/>
        </w:rPr>
        <w:t>,</w:t>
      </w:r>
      <w:r w:rsidR="000C13C2">
        <w:rPr>
          <w:szCs w:val="20"/>
        </w:rPr>
        <w:t xml:space="preserve"> através de um estudo de caso em uma empresa de seguros, os componentes </w:t>
      </w:r>
      <w:r w:rsidR="00B033C3">
        <w:rPr>
          <w:szCs w:val="20"/>
        </w:rPr>
        <w:t>tecnológicos do BPMS para clarificar o potencial deste tipo de sistema.</w:t>
      </w:r>
      <w:r w:rsidR="00D44B8E">
        <w:rPr>
          <w:szCs w:val="20"/>
        </w:rPr>
        <w:t xml:space="preserve"> Os autores apresentam os modelos conceituais do BPMS, deixando claro que não se baseiam</w:t>
      </w:r>
      <w:r w:rsidR="00537BE6">
        <w:rPr>
          <w:szCs w:val="20"/>
        </w:rPr>
        <w:t xml:space="preserve"> puramente</w:t>
      </w:r>
      <w:r w:rsidR="00D44B8E">
        <w:rPr>
          <w:szCs w:val="20"/>
        </w:rPr>
        <w:t xml:space="preserve"> na </w:t>
      </w:r>
      <w:r w:rsidR="00D44B8E" w:rsidRPr="00FB50B6">
        <w:t>“construção de softwares ou de módulos de sistemas de informação, mas na junção e orquestração de partes de softwares já disponíveis” (</w:t>
      </w:r>
      <w:commentRangeStart w:id="314"/>
      <w:r w:rsidR="00D44B8E" w:rsidRPr="00FB50B6">
        <w:t>AALST</w:t>
      </w:r>
      <w:commentRangeEnd w:id="314"/>
      <w:r w:rsidR="00080DEF">
        <w:rPr>
          <w:rStyle w:val="Refdecomentrio"/>
        </w:rPr>
        <w:commentReference w:id="314"/>
      </w:r>
      <w:r w:rsidR="00D44B8E" w:rsidRPr="00FB50B6">
        <w:t>, 2004</w:t>
      </w:r>
      <w:r w:rsidR="00D44B8E">
        <w:t xml:space="preserve"> apud SORDI; SPELTA, 2007, p. 76</w:t>
      </w:r>
      <w:r w:rsidR="00D44B8E" w:rsidRPr="00FB50B6">
        <w:t>)</w:t>
      </w:r>
      <w:r w:rsidR="00D44B8E">
        <w:t xml:space="preserve">. </w:t>
      </w:r>
      <w:r w:rsidR="00537BE6">
        <w:t xml:space="preserve">A aplicação do BPMS para gerenciamento de um dos processos da empresa estudada apresentou melhorias significativas principalmente a respeito de prazos que passaram de uma média de 107 dias para 27 dias, assim como em ganhos financeiros </w:t>
      </w:r>
      <w:r w:rsidR="00BF6773">
        <w:t xml:space="preserve">com </w:t>
      </w:r>
      <w:r w:rsidR="00537BE6">
        <w:t xml:space="preserve">a redução de multas por atraso e adiantamento de valores a receber. Melhorias na cultura de aprimoramento contínuo dos processos também puderam ser percebidos. </w:t>
      </w:r>
      <w:r w:rsidR="009E56B7">
        <w:t xml:space="preserve">O trabalho concluiu que </w:t>
      </w:r>
      <w:r w:rsidR="00D93C6B">
        <w:t xml:space="preserve">mesmo não fazendo o uso completo do potencial do BPMS ainda assim </w:t>
      </w:r>
      <w:r w:rsidR="009E56B7">
        <w:t>foram alcançados bons resultados administrativos</w:t>
      </w:r>
      <w:r w:rsidR="00D93C6B">
        <w:t>.</w:t>
      </w:r>
    </w:p>
    <w:p w14:paraId="29C80AD5" w14:textId="728CEAA4" w:rsidR="00885B26" w:rsidRDefault="00A47A4F" w:rsidP="00AB5B73">
      <w:pPr>
        <w:pStyle w:val="Texto"/>
      </w:pPr>
      <w:r>
        <w:t xml:space="preserve">Tendo conhecimento dos benefícios da implantação de um BPMS, </w:t>
      </w:r>
      <w:r w:rsidR="00554DD7">
        <w:t xml:space="preserve">muitas </w:t>
      </w:r>
      <w:r>
        <w:t>empresas</w:t>
      </w:r>
      <w:r w:rsidR="00554DD7">
        <w:t xml:space="preserve"> decidem adquirir </w:t>
      </w:r>
      <w:r>
        <w:t>uma ferramenta.</w:t>
      </w:r>
      <w:r w:rsidR="00946B7B">
        <w:t xml:space="preserve"> </w:t>
      </w:r>
      <w:r w:rsidR="00AB5B73">
        <w:t xml:space="preserve">Contudo percebe-se nas diversas opções fornecidas no mercado, o custo de aquisição, que pode </w:t>
      </w:r>
      <w:r w:rsidR="009C0ACF">
        <w:t>ser inalcançável para</w:t>
      </w:r>
      <w:r w:rsidR="00AB5B73">
        <w:t xml:space="preserve"> muitas empresas. Além disto, as diferentes abordagens em relação aos componentes </w:t>
      </w:r>
      <w:r w:rsidR="00DB2781">
        <w:t xml:space="preserve">tecnológicos </w:t>
      </w:r>
      <w:r w:rsidR="00AB5B73">
        <w:t>do BPMS oferecem complexidade extra à esta escolha</w:t>
      </w:r>
      <w:r>
        <w:t>. É sabendo</w:t>
      </w:r>
      <w:r w:rsidR="00DB2781">
        <w:t xml:space="preserve"> da existência de ferramentas gratuitas e as suas limitações em relação às pagas, </w:t>
      </w:r>
      <w:r w:rsidR="00B065CE">
        <w:t xml:space="preserve">que este trabalho sustenta a sua proposta de </w:t>
      </w:r>
      <w:r w:rsidR="00B065CE" w:rsidRPr="002B2066">
        <w:t>avaliar ferramentas BPMS gratuitas</w:t>
      </w:r>
      <w:r w:rsidR="00B065CE">
        <w:t>.</w:t>
      </w:r>
      <w:r w:rsidR="007C7125">
        <w:t xml:space="preserve"> (SORDI; SPELTA, 2007)</w:t>
      </w:r>
      <w:ins w:id="315" w:author="Patrick Machado" w:date="2017-06-20T19:24:00Z">
        <w:r w:rsidR="007B57E1">
          <w:t>.</w:t>
        </w:r>
      </w:ins>
    </w:p>
    <w:p w14:paraId="3941F4F4" w14:textId="7FE26D13" w:rsidR="00260E1B" w:rsidRPr="00A47A4F" w:rsidRDefault="00B065CE" w:rsidP="00A47A4F">
      <w:pPr>
        <w:pStyle w:val="Texto"/>
      </w:pPr>
      <w:r>
        <w:t>Com os</w:t>
      </w:r>
      <w:r w:rsidR="00D010DF" w:rsidRPr="002B2066">
        <w:t xml:space="preserve"> resultados e conclusões obtidas</w:t>
      </w:r>
      <w:r w:rsidR="008405F1">
        <w:t>,</w:t>
      </w:r>
      <w:r>
        <w:t xml:space="preserve"> espera</w:t>
      </w:r>
      <w:r w:rsidR="008405F1">
        <w:t>-</w:t>
      </w:r>
      <w:r>
        <w:t xml:space="preserve">se </w:t>
      </w:r>
      <w:r w:rsidR="00D010DF" w:rsidRPr="002B2066">
        <w:t xml:space="preserve">apoiar </w:t>
      </w:r>
      <w:r w:rsidR="008405F1">
        <w:t xml:space="preserve">pequenas </w:t>
      </w:r>
      <w:r w:rsidR="00186069" w:rsidRPr="002B2066">
        <w:t>empr</w:t>
      </w:r>
      <w:r w:rsidR="00D010DF" w:rsidRPr="002B2066">
        <w:t xml:space="preserve">esas </w:t>
      </w:r>
      <w:r w:rsidR="00A47A4F">
        <w:t>na escolha de uma ferramenta BPMS</w:t>
      </w:r>
      <w:r w:rsidR="008405F1">
        <w:t>, c</w:t>
      </w:r>
      <w:r w:rsidR="007C7125">
        <w:t xml:space="preserve">aracterizando </w:t>
      </w:r>
      <w:r w:rsidR="00210F29">
        <w:t xml:space="preserve">então </w:t>
      </w:r>
      <w:r w:rsidR="007C7125">
        <w:t>a import</w:t>
      </w:r>
      <w:r w:rsidR="00210F29">
        <w:t>ância social deste trabalho</w:t>
      </w:r>
      <w:r w:rsidR="007C7125">
        <w:t>.</w:t>
      </w:r>
    </w:p>
    <w:p w14:paraId="49921719" w14:textId="1262DD41" w:rsidR="002B6118" w:rsidRPr="002B2066" w:rsidRDefault="002B6118" w:rsidP="002B6118">
      <w:pPr>
        <w:pStyle w:val="Ttulo2"/>
      </w:pPr>
      <w:bookmarkStart w:id="316" w:name="_Toc450743206"/>
      <w:bookmarkStart w:id="317" w:name="_Toc452732922"/>
      <w:bookmarkStart w:id="318" w:name="_Toc485751658"/>
      <w:r w:rsidRPr="002B2066">
        <w:rPr>
          <w:caps w:val="0"/>
        </w:rPr>
        <w:t xml:space="preserve">ESTRUTURA DA </w:t>
      </w:r>
      <w:r w:rsidR="00B361F1" w:rsidRPr="002B2066">
        <w:rPr>
          <w:caps w:val="0"/>
        </w:rPr>
        <w:t>MONOGRAFIA</w:t>
      </w:r>
      <w:bookmarkEnd w:id="316"/>
      <w:bookmarkEnd w:id="317"/>
      <w:bookmarkEnd w:id="318"/>
    </w:p>
    <w:p w14:paraId="0C9FD8E5" w14:textId="7DE1141E" w:rsidR="0039362B" w:rsidRDefault="00456045" w:rsidP="0039362B">
      <w:pPr>
        <w:pStyle w:val="Texto"/>
      </w:pPr>
      <w:r w:rsidRPr="002B2066">
        <w:t xml:space="preserve">Este trabalho é estruturado em 5 capítulos. </w:t>
      </w:r>
      <w:r w:rsidR="009829E5" w:rsidRPr="002B2066">
        <w:t>Inicia no</w:t>
      </w:r>
      <w:r w:rsidRPr="002B2066">
        <w:t xml:space="preserve"> </w:t>
      </w:r>
      <w:r w:rsidR="009829E5" w:rsidRPr="002B2066">
        <w:t>c</w:t>
      </w:r>
      <w:r w:rsidRPr="002B2066">
        <w:t xml:space="preserve">apítulo 1, </w:t>
      </w:r>
      <w:r w:rsidR="004C3214" w:rsidRPr="002B2066">
        <w:t>que</w:t>
      </w:r>
      <w:r w:rsidR="009829E5" w:rsidRPr="002B2066">
        <w:t xml:space="preserve"> </w:t>
      </w:r>
      <w:r w:rsidRPr="002B2066">
        <w:t xml:space="preserve">consta a introdução, problemática, os objetivos geral e específicos do trabalho, justificativa e a estrutura do mesmo. </w:t>
      </w:r>
      <w:r w:rsidR="004C3214" w:rsidRPr="002B2066">
        <w:t>O</w:t>
      </w:r>
      <w:r w:rsidR="009829E5" w:rsidRPr="002B2066">
        <w:t xml:space="preserve"> c</w:t>
      </w:r>
      <w:r w:rsidRPr="002B2066">
        <w:t xml:space="preserve">apítulo 2, </w:t>
      </w:r>
      <w:r w:rsidR="00A664CE" w:rsidRPr="002B2066">
        <w:t xml:space="preserve">apresenta </w:t>
      </w:r>
      <w:r w:rsidRPr="002B2066">
        <w:t>a fun</w:t>
      </w:r>
      <w:r w:rsidR="00762B0F" w:rsidRPr="002B2066">
        <w:t>damentação teórica do trabalho, c</w:t>
      </w:r>
      <w:r w:rsidR="00A664CE" w:rsidRPr="002B2066">
        <w:t>om</w:t>
      </w:r>
      <w:r w:rsidRPr="002B2066">
        <w:t xml:space="preserve"> os pr</w:t>
      </w:r>
      <w:r w:rsidR="009829E5" w:rsidRPr="002B2066">
        <w:t>incipais conceitos referentes à processos de negócio, BPM, a notação BPMN e</w:t>
      </w:r>
      <w:r w:rsidRPr="002B2066">
        <w:t xml:space="preserve"> </w:t>
      </w:r>
      <w:r w:rsidR="009829E5" w:rsidRPr="002B2066">
        <w:t>as ferramentas BPMS. Já no capítulo 3 é caracterizad</w:t>
      </w:r>
      <w:r w:rsidR="002F0FFA">
        <w:t>a</w:t>
      </w:r>
      <w:r w:rsidR="009829E5" w:rsidRPr="002B2066">
        <w:t xml:space="preserve"> a pe</w:t>
      </w:r>
      <w:r w:rsidRPr="002B2066">
        <w:t xml:space="preserve">squisa, apresentando as metodologias utilizadas e </w:t>
      </w:r>
      <w:r w:rsidR="009829E5" w:rsidRPr="002B2066">
        <w:t xml:space="preserve">suas finalidades. </w:t>
      </w:r>
      <w:commentRangeStart w:id="319"/>
      <w:r w:rsidR="00C533F3">
        <w:t>O</w:t>
      </w:r>
      <w:r w:rsidRPr="002B2066">
        <w:t xml:space="preserve"> </w:t>
      </w:r>
      <w:r w:rsidR="009829E5" w:rsidRPr="002B2066">
        <w:t>c</w:t>
      </w:r>
      <w:r w:rsidR="00A664CE" w:rsidRPr="002B2066">
        <w:t xml:space="preserve">apítulo 4, apresenta </w:t>
      </w:r>
      <w:r w:rsidR="009829E5" w:rsidRPr="002B2066">
        <w:t>o</w:t>
      </w:r>
      <w:r w:rsidR="00C533F3">
        <w:t xml:space="preserve"> modelo </w:t>
      </w:r>
      <w:r w:rsidR="009829E5" w:rsidRPr="002B2066">
        <w:t>de processo</w:t>
      </w:r>
      <w:r w:rsidR="00C533F3">
        <w:t>s</w:t>
      </w:r>
      <w:r w:rsidR="009829E5" w:rsidRPr="002B2066">
        <w:t xml:space="preserve"> de negócio </w:t>
      </w:r>
      <w:r w:rsidR="00C533F3">
        <w:t xml:space="preserve">e os desenhos de processo </w:t>
      </w:r>
      <w:r w:rsidR="009829E5" w:rsidRPr="002B2066">
        <w:t>que ser</w:t>
      </w:r>
      <w:r w:rsidR="00C533F3">
        <w:t xml:space="preserve">ão utilizados para </w:t>
      </w:r>
      <w:r w:rsidR="009829E5" w:rsidRPr="002B2066">
        <w:t>realiza</w:t>
      </w:r>
      <w:r w:rsidR="00C533F3">
        <w:t xml:space="preserve">r </w:t>
      </w:r>
      <w:r w:rsidR="009829E5" w:rsidRPr="002B2066">
        <w:t xml:space="preserve">o estudo, o detalhamento da implementação destes </w:t>
      </w:r>
      <w:r w:rsidR="009829E5" w:rsidRPr="002B2066">
        <w:lastRenderedPageBreak/>
        <w:t>desenhos nas ferramentas selecionadas e por fim os resultados obtidos com as implementações</w:t>
      </w:r>
      <w:r w:rsidRPr="002B2066">
        <w:t xml:space="preserve">. </w:t>
      </w:r>
      <w:commentRangeEnd w:id="319"/>
      <w:r w:rsidR="00833CA6">
        <w:rPr>
          <w:rStyle w:val="Refdecomentrio"/>
        </w:rPr>
        <w:commentReference w:id="319"/>
      </w:r>
      <w:r w:rsidR="009829E5" w:rsidRPr="002B2066">
        <w:t>Por fim, o c</w:t>
      </w:r>
      <w:r w:rsidRPr="002B2066">
        <w:t>apítulo 5</w:t>
      </w:r>
      <w:r w:rsidR="009829E5" w:rsidRPr="002B2066">
        <w:t xml:space="preserve">, apresenta </w:t>
      </w:r>
      <w:r w:rsidRPr="002B2066">
        <w:t xml:space="preserve">as conclusões </w:t>
      </w:r>
      <w:r w:rsidR="009829E5" w:rsidRPr="002B2066">
        <w:t>alcançadas com o</w:t>
      </w:r>
      <w:r w:rsidRPr="002B2066">
        <w:t xml:space="preserve"> trabalho, considerações finais e possibilidades de trabalhos futuros.</w:t>
      </w:r>
    </w:p>
    <w:p w14:paraId="08C309B2" w14:textId="77777777" w:rsidR="0039362B" w:rsidRDefault="0039362B">
      <w:pPr>
        <w:suppressAutoHyphens w:val="0"/>
        <w:jc w:val="left"/>
        <w:rPr>
          <w:szCs w:val="24"/>
        </w:rPr>
      </w:pPr>
      <w:r>
        <w:br w:type="page"/>
      </w:r>
    </w:p>
    <w:p w14:paraId="39A0251D" w14:textId="6FE71DFA" w:rsidR="002E78BB" w:rsidRDefault="002E78BB" w:rsidP="00014902">
      <w:pPr>
        <w:pStyle w:val="Ttulo1"/>
        <w:ind w:left="431" w:hanging="431"/>
        <w:rPr>
          <w:caps w:val="0"/>
        </w:rPr>
      </w:pPr>
      <w:bookmarkStart w:id="320" w:name="_Toc450743207"/>
      <w:bookmarkStart w:id="321" w:name="_Toc452732923"/>
      <w:bookmarkStart w:id="322" w:name="_Toc485751659"/>
      <w:r w:rsidRPr="002B2066">
        <w:rPr>
          <w:caps w:val="0"/>
        </w:rPr>
        <w:lastRenderedPageBreak/>
        <w:t>REVISÃO BIBLIOGRÁFICA</w:t>
      </w:r>
      <w:bookmarkEnd w:id="320"/>
      <w:bookmarkEnd w:id="321"/>
      <w:bookmarkEnd w:id="322"/>
    </w:p>
    <w:p w14:paraId="1075FA55" w14:textId="69B39E01" w:rsidR="00EF3A66" w:rsidRPr="00EF3A66" w:rsidRDefault="00EF3A66" w:rsidP="00EF3A66">
      <w:pPr>
        <w:pStyle w:val="Texto"/>
      </w:pPr>
      <w:r>
        <w:t>A revisão bibliográfica faz um panorama que serve de base para os conhecimentos aplicados no desenvolvimento deste projeto. Esta visão abrange desde o ambiente organizacional até as ferramentas BPMS, ou seja, processos, processos de negócio, organizações, cadeia de valor, estrutura organizacional, conceitos de BPM, model</w:t>
      </w:r>
      <w:r w:rsidR="006A794E">
        <w:t xml:space="preserve">agem de processos com BPMN e </w:t>
      </w:r>
      <w:r>
        <w:t>conceitos e funcionalidades de ferramenta</w:t>
      </w:r>
      <w:r w:rsidR="006A794E">
        <w:t>s</w:t>
      </w:r>
      <w:r>
        <w:t xml:space="preserve"> BPMS.</w:t>
      </w:r>
    </w:p>
    <w:p w14:paraId="047DD5C9" w14:textId="77777777" w:rsidR="00180908" w:rsidRPr="002B2066" w:rsidRDefault="00180908" w:rsidP="00180908">
      <w:pPr>
        <w:pStyle w:val="Ttulo2"/>
      </w:pPr>
      <w:bookmarkStart w:id="323" w:name="_Toc450743211"/>
      <w:bookmarkStart w:id="324" w:name="_Toc452732927"/>
      <w:bookmarkStart w:id="325" w:name="_Ref484546679"/>
      <w:bookmarkStart w:id="326" w:name="_Ref484546685"/>
      <w:bookmarkStart w:id="327" w:name="_Toc485751660"/>
      <w:bookmarkStart w:id="328" w:name="_Toc450743208"/>
      <w:bookmarkStart w:id="329" w:name="_Toc452732924"/>
      <w:r w:rsidRPr="002B2066">
        <w:t>PROCESSO</w:t>
      </w:r>
      <w:bookmarkEnd w:id="323"/>
      <w:bookmarkEnd w:id="324"/>
      <w:bookmarkEnd w:id="325"/>
      <w:bookmarkEnd w:id="326"/>
      <w:bookmarkEnd w:id="327"/>
    </w:p>
    <w:p w14:paraId="6A7F3D75" w14:textId="75AA125B" w:rsidR="00180908" w:rsidRPr="002B2066" w:rsidRDefault="00180908" w:rsidP="00180908">
      <w:pPr>
        <w:pStyle w:val="Texto"/>
      </w:pPr>
      <w:bookmarkStart w:id="330" w:name="_Hlk484712100"/>
      <w:r>
        <w:t xml:space="preserve">Para entender o que é um processo, é importante atentar-se à sua definição. Segundo a </w:t>
      </w:r>
      <w:ins w:id="331" w:author="Patrick Machado" w:date="2017-06-20T19:17:00Z">
        <w:r w:rsidR="00741DE6">
          <w:t>Associaç</w:t>
        </w:r>
      </w:ins>
      <w:ins w:id="332" w:author="Patrick Machado" w:date="2017-06-20T19:18:00Z">
        <w:r w:rsidR="00741DE6">
          <w:t>ão Brasileira de Normas Técnicas (</w:t>
        </w:r>
      </w:ins>
      <w:r>
        <w:t>ABNT</w:t>
      </w:r>
      <w:ins w:id="333" w:author="Patrick Machado" w:date="2017-06-20T19:18:00Z">
        <w:r w:rsidR="00741DE6">
          <w:t>)</w:t>
        </w:r>
      </w:ins>
      <w:r>
        <w:t xml:space="preserve"> p</w:t>
      </w:r>
      <w:bookmarkEnd w:id="330"/>
      <w:r>
        <w:t>rocesso é um “conjunto de atividades inter-relacionadas ou interativas que transformam insumos (entradas) em produtos (saídas)” (ASSOCIAÇÃO BRASILEIRA DE NORMAS TÉCNICAS, 2005, p. 7). Já para Davenport (1994, p. 7), processo é “ [...] uma ordenação especifica das atividades de trabalho no espaço e no tempo, com um começo, um fim, e inputs e outputs claramente identificados [...]”. Sendo assim, para identificar um processo é importante haver a definição clara de entrada, como insumos, ferramentas e informações, e saída, um produto ou serviço específico. E para entender a transformação ou processamento realizado por este processo, observa-se as atividades relacionadas que são realizadas em uma sequência que tem início e fim dentro do espaço e tempo.</w:t>
      </w:r>
    </w:p>
    <w:p w14:paraId="2E65AF9C" w14:textId="77777777" w:rsidR="00180908" w:rsidRPr="002B2066" w:rsidRDefault="00180908" w:rsidP="00180908">
      <w:pPr>
        <w:pStyle w:val="Ttulo3"/>
      </w:pPr>
      <w:bookmarkStart w:id="334" w:name="_Toc450743212"/>
      <w:bookmarkStart w:id="335" w:name="_Toc452732928"/>
      <w:bookmarkStart w:id="336" w:name="_Toc485751661"/>
      <w:r w:rsidRPr="002B2066">
        <w:t xml:space="preserve">Processo </w:t>
      </w:r>
      <w:r>
        <w:t>d</w:t>
      </w:r>
      <w:r w:rsidRPr="002B2066">
        <w:t>e Negócio</w:t>
      </w:r>
      <w:bookmarkEnd w:id="334"/>
      <w:bookmarkEnd w:id="335"/>
      <w:bookmarkEnd w:id="336"/>
    </w:p>
    <w:p w14:paraId="0E0EC20D" w14:textId="22127FFB" w:rsidR="00180908" w:rsidRPr="002B2066" w:rsidRDefault="00180908" w:rsidP="00180908">
      <w:pPr>
        <w:pStyle w:val="Texto"/>
      </w:pPr>
      <w:r w:rsidRPr="002B2066">
        <w:t xml:space="preserve">Como uma extensão da definição de processos, a ABPMP apresenta o conceito de processo de negócio, que </w:t>
      </w:r>
      <w:r>
        <w:t>“[...] é um trabalho que entrega valor para os clientes ou apoia/gerencia outros processos”</w:t>
      </w:r>
      <w:r w:rsidRPr="00D67471">
        <w:t xml:space="preserve"> </w:t>
      </w:r>
      <w:r w:rsidRPr="002B2066">
        <w:t xml:space="preserve">(ASSOCIATION OF BUSINESS PROCESS </w:t>
      </w:r>
      <w:r w:rsidRPr="002B2066">
        <w:lastRenderedPageBreak/>
        <w:t xml:space="preserve">MANAGEMENT </w:t>
      </w:r>
      <w:del w:id="337" w:author="Patrick Machado" w:date="2017-06-20T19:23:00Z">
        <w:r w:rsidRPr="002B2066" w:rsidDel="003E08E7">
          <w:delText>PROFESSIONALS BRAZIL</w:delText>
        </w:r>
      </w:del>
      <w:ins w:id="338" w:author="Patrick Machado" w:date="2017-06-20T19:23:00Z">
        <w:r w:rsidR="003E08E7">
          <w:t>PROFESSIONALS</w:t>
        </w:r>
      </w:ins>
      <w:r w:rsidRPr="002B2066">
        <w:t>, 2013, p. 35).</w:t>
      </w:r>
      <w:r>
        <w:t xml:space="preserve"> Podendo ser um</w:t>
      </w:r>
      <w:r w:rsidRPr="002B2066">
        <w:t xml:space="preserve"> trabalho ponta a ponta, envolvendo </w:t>
      </w:r>
      <w:r>
        <w:t>diversas</w:t>
      </w:r>
      <w:r w:rsidRPr="002B2066">
        <w:t xml:space="preserve"> áreas funcionais e até diferentes organizações necessárias para entregar valor ao cliente. Os processos de negócio podem ser classificados como processo primário, processo de suporte e processo de gerenciamento.</w:t>
      </w:r>
      <w:r w:rsidRPr="002B2066">
        <w:rPr>
          <w:szCs w:val="20"/>
        </w:rPr>
        <w:t xml:space="preserve"> </w:t>
      </w:r>
      <w:r w:rsidRPr="002B2066">
        <w:t xml:space="preserve">(ASSOCIATION OF BUSINESS PROCESS MANAGEMENT </w:t>
      </w:r>
      <w:del w:id="339" w:author="Patrick Machado" w:date="2017-06-20T19:23:00Z">
        <w:r w:rsidRPr="002B2066" w:rsidDel="003E08E7">
          <w:delText>PROFESSIONALS BRAZIL</w:delText>
        </w:r>
      </w:del>
      <w:ins w:id="340" w:author="Patrick Machado" w:date="2017-06-20T19:23:00Z">
        <w:r w:rsidR="003E08E7">
          <w:t>PROFESSIONALS</w:t>
        </w:r>
      </w:ins>
      <w:r w:rsidRPr="002B2066">
        <w:t>, 2013).</w:t>
      </w:r>
    </w:p>
    <w:p w14:paraId="6737200C" w14:textId="14E49969" w:rsidR="00180908" w:rsidRDefault="00180908" w:rsidP="00180908">
      <w:pPr>
        <w:pStyle w:val="Texto"/>
      </w:pPr>
      <w:r w:rsidRPr="002B2066">
        <w:t xml:space="preserve">Processos primários </w:t>
      </w:r>
      <w:r>
        <w:t>são aqueles que agregam valor diretamente para o cliente. Estão relacionados com a experiência de consumo do produto ou serviço. Desta forma, são os processos que constroem a percepção de valor pelo cliente. Em uma perspectiva estratégica, são as a</w:t>
      </w:r>
      <w:r w:rsidRPr="0088091A">
        <w:t xml:space="preserve">tividades </w:t>
      </w:r>
      <w:r>
        <w:t xml:space="preserve">que </w:t>
      </w:r>
      <w:r w:rsidRPr="0088091A">
        <w:t>a organização executa para cumprir sua missão</w:t>
      </w:r>
      <w:r>
        <w:t xml:space="preserve">. Estas atividades podem fluir dentre diversas áreas funcionais de uma organização e até entre organizações diferentes. </w:t>
      </w:r>
      <w:r w:rsidRPr="002B2066">
        <w:t xml:space="preserve">(ASSOCIATION OF BUSINESS PROCESS MANAGEMENT </w:t>
      </w:r>
      <w:del w:id="341" w:author="Patrick Machado" w:date="2017-06-20T19:23:00Z">
        <w:r w:rsidRPr="002B2066" w:rsidDel="003E08E7">
          <w:delText>PROFESSIONALS BRAZIL</w:delText>
        </w:r>
      </w:del>
      <w:ins w:id="342" w:author="Patrick Machado" w:date="2017-06-20T19:23:00Z">
        <w:r w:rsidR="003E08E7">
          <w:t>PROFESSIONALS</w:t>
        </w:r>
      </w:ins>
      <w:r w:rsidRPr="002B2066">
        <w:t>, 2013, p. 3</w:t>
      </w:r>
      <w:r>
        <w:t>6</w:t>
      </w:r>
      <w:r w:rsidRPr="002B2066">
        <w:t>).</w:t>
      </w:r>
    </w:p>
    <w:p w14:paraId="48D55675" w14:textId="5ACDCBEA" w:rsidR="00180908" w:rsidRDefault="00180908" w:rsidP="00180908">
      <w:pPr>
        <w:pStyle w:val="Texto"/>
      </w:pPr>
      <w:r>
        <w:t xml:space="preserve">Processos de suporte servem a outros processos, de forma que entregam valor a outros processos. Podendo servir tanto a processos primários, processos de gerenciamento quanto para outros processos de suporte, sendo então denominados processos de suporte de segundo nível, terceiro nível e assim sucessivamente. Apesar dos processos de suporte não agregarem valor diretamente ao cliente, podem ser fundamentais e estratégicos quando conseguem aumentar a capacidade de realizar os processos primários. </w:t>
      </w:r>
      <w:r w:rsidRPr="002B2066">
        <w:t xml:space="preserve">(ASSOCIATION OF BUSINESS PROCESS MANAGEMENT </w:t>
      </w:r>
      <w:del w:id="343" w:author="Patrick Machado" w:date="2017-06-20T19:23:00Z">
        <w:r w:rsidRPr="002B2066" w:rsidDel="003E08E7">
          <w:delText>PROFESSIONALS BRAZIL</w:delText>
        </w:r>
      </w:del>
      <w:ins w:id="344" w:author="Patrick Machado" w:date="2017-06-20T19:23:00Z">
        <w:r w:rsidR="003E08E7">
          <w:t>PROFESSIONALS</w:t>
        </w:r>
      </w:ins>
      <w:r w:rsidRPr="002B2066">
        <w:t>, 2013, p. 3</w:t>
      </w:r>
      <w:r>
        <w:t>7</w:t>
      </w:r>
      <w:r w:rsidRPr="002B2066">
        <w:t>).</w:t>
      </w:r>
    </w:p>
    <w:p w14:paraId="3B62A823" w14:textId="3843881F" w:rsidR="00180908" w:rsidRPr="002B2066" w:rsidRDefault="00180908" w:rsidP="00180908">
      <w:pPr>
        <w:pStyle w:val="Texto"/>
      </w:pPr>
      <w:r>
        <w:t xml:space="preserve">Processos de gerenciamento tem o propósito de gerenciar o negócio, o que envolve medir, monitorar, controlar atividades e administrar o presente e futuro do negócio. Os processos de gerenciamento não entregam valor diretamente ao cliente, mas são importantes para garantir a execução dos objetivos e alcance das metas de desempenho estabelecidos pela organização. </w:t>
      </w:r>
      <w:r w:rsidRPr="002B2066">
        <w:t xml:space="preserve">(ASSOCIATION OF BUSINESS PROCESS MANAGEMENT </w:t>
      </w:r>
      <w:del w:id="345" w:author="Patrick Machado" w:date="2017-06-20T19:23:00Z">
        <w:r w:rsidRPr="002B2066" w:rsidDel="003E08E7">
          <w:delText>PROFESSIONALS BRAZIL</w:delText>
        </w:r>
      </w:del>
      <w:ins w:id="346" w:author="Patrick Machado" w:date="2017-06-20T19:23:00Z">
        <w:r w:rsidR="003E08E7">
          <w:t>PROFESSIONALS</w:t>
        </w:r>
      </w:ins>
      <w:r w:rsidRPr="002B2066">
        <w:t>, 2013, p. 3</w:t>
      </w:r>
      <w:r>
        <w:t>7</w:t>
      </w:r>
      <w:r w:rsidRPr="002B2066">
        <w:t>).</w:t>
      </w:r>
    </w:p>
    <w:p w14:paraId="1E81E6C8" w14:textId="0E4DD86A" w:rsidR="009C2ED4" w:rsidRPr="002B2066" w:rsidRDefault="0036127C" w:rsidP="009C2ED4">
      <w:pPr>
        <w:pStyle w:val="Ttulo2"/>
      </w:pPr>
      <w:bookmarkStart w:id="347" w:name="_Toc485751662"/>
      <w:bookmarkEnd w:id="328"/>
      <w:bookmarkEnd w:id="329"/>
      <w:r>
        <w:lastRenderedPageBreak/>
        <w:t>ORGANIZAÇÕES</w:t>
      </w:r>
      <w:bookmarkEnd w:id="347"/>
    </w:p>
    <w:p w14:paraId="5F7CCF20" w14:textId="5399F097" w:rsidR="009C2ED4" w:rsidRDefault="004134C0" w:rsidP="009C2ED4">
      <w:pPr>
        <w:pStyle w:val="Texto"/>
      </w:pPr>
      <w:r>
        <w:t>Toda empresa consiste na transformação de recursos em produtos e serviços. Portanto, as empresas precisam da administração para garantir a utilização correta dos recursos</w:t>
      </w:r>
      <w:r w:rsidR="001729F4">
        <w:t>, e alcançar o seu objetivo de forma eficiente</w:t>
      </w:r>
      <w:r>
        <w:t>.</w:t>
      </w:r>
      <w:r w:rsidR="001729F4">
        <w:t xml:space="preserve"> Muitas vezes, além de ser eficientes as empresas precisam ser competitivas, ou seja, devem ser mais eficientes que outras empresas que disputam a preferência dos mesmos clientes. (MAXIMIANO, 2009)</w:t>
      </w:r>
      <w:ins w:id="348" w:author="Patrick Machado" w:date="2017-06-20T19:18:00Z">
        <w:r w:rsidR="00741DE6">
          <w:t>.</w:t>
        </w:r>
      </w:ins>
    </w:p>
    <w:p w14:paraId="1790D31D" w14:textId="109D43D2" w:rsidR="001729F4" w:rsidRDefault="00F327FE" w:rsidP="00947FAA">
      <w:pPr>
        <w:pStyle w:val="Texto"/>
      </w:pPr>
      <w:r>
        <w:t>As pessoas podem ser consideradas o principal recurso de uma empresa. Sendo assim, a maneira como a empresa dispõe as pessoas na sua estrutura organizacional é um dos fatores críticos para a sua competitividade. A estrutura organizacional representa a autoridade e as responsabilidades das pessoas na empresa, bem como os canais de comunicação entre os integrantes. É comum a representação gráfica da estrutura organizacional através organograma, conforme apresentado na Figura 1.</w:t>
      </w:r>
      <w:r w:rsidR="00947FAA">
        <w:t xml:space="preserve"> (MAXIMIANO, 2009)</w:t>
      </w:r>
      <w:ins w:id="349" w:author="Patrick Machado" w:date="2017-06-20T19:18:00Z">
        <w:r w:rsidR="0051388B">
          <w:t>.</w:t>
        </w:r>
      </w:ins>
    </w:p>
    <w:p w14:paraId="0752AFFC" w14:textId="15F327B8" w:rsidR="00520359" w:rsidRPr="00520359" w:rsidRDefault="00520359" w:rsidP="00140AC5">
      <w:pPr>
        <w:pStyle w:val="Legenda"/>
        <w:ind w:left="1418" w:firstLine="283"/>
        <w:rPr>
          <w:b w:val="0"/>
          <w:bCs w:val="0"/>
          <w:sz w:val="24"/>
          <w:szCs w:val="24"/>
        </w:rPr>
      </w:pPr>
      <w:bookmarkStart w:id="350" w:name="_Ref452751195"/>
      <w:bookmarkStart w:id="351" w:name="_Ref452751177"/>
      <w:bookmarkStart w:id="352" w:name="_Toc485751622"/>
      <w:r w:rsidRPr="00DA65CA">
        <w:rPr>
          <w:b w:val="0"/>
          <w:bCs w:val="0"/>
          <w:sz w:val="24"/>
          <w:szCs w:val="24"/>
        </w:rPr>
        <w:t xml:space="preserve">Figura </w:t>
      </w:r>
      <w:r w:rsidRPr="00DA65CA">
        <w:rPr>
          <w:b w:val="0"/>
          <w:bCs w:val="0"/>
          <w:sz w:val="24"/>
          <w:szCs w:val="24"/>
        </w:rPr>
        <w:fldChar w:fldCharType="begin"/>
      </w:r>
      <w:r w:rsidRPr="00DA65CA">
        <w:rPr>
          <w:b w:val="0"/>
          <w:bCs w:val="0"/>
          <w:sz w:val="24"/>
          <w:szCs w:val="24"/>
        </w:rPr>
        <w:instrText xml:space="preserve"> SEQ Figura \* ARABIC </w:instrText>
      </w:r>
      <w:r w:rsidRPr="00DA65CA">
        <w:rPr>
          <w:b w:val="0"/>
          <w:bCs w:val="0"/>
          <w:sz w:val="24"/>
          <w:szCs w:val="24"/>
        </w:rPr>
        <w:fldChar w:fldCharType="separate"/>
      </w:r>
      <w:r w:rsidR="00E23101">
        <w:rPr>
          <w:b w:val="0"/>
          <w:bCs w:val="0"/>
          <w:noProof/>
          <w:sz w:val="24"/>
          <w:szCs w:val="24"/>
        </w:rPr>
        <w:t>1</w:t>
      </w:r>
      <w:r w:rsidRPr="00DA65CA">
        <w:rPr>
          <w:b w:val="0"/>
          <w:bCs w:val="0"/>
          <w:sz w:val="24"/>
          <w:szCs w:val="24"/>
        </w:rPr>
        <w:fldChar w:fldCharType="end"/>
      </w:r>
      <w:bookmarkEnd w:id="350"/>
      <w:r w:rsidRPr="00DA65CA">
        <w:rPr>
          <w:b w:val="0"/>
          <w:bCs w:val="0"/>
          <w:sz w:val="24"/>
          <w:szCs w:val="24"/>
        </w:rPr>
        <w:t xml:space="preserve"> </w:t>
      </w:r>
      <w:r>
        <w:rPr>
          <w:b w:val="0"/>
          <w:bCs w:val="0"/>
          <w:sz w:val="24"/>
          <w:szCs w:val="24"/>
        </w:rPr>
        <w:t>–</w:t>
      </w:r>
      <w:r w:rsidRPr="00DA65CA">
        <w:rPr>
          <w:b w:val="0"/>
          <w:bCs w:val="0"/>
          <w:sz w:val="24"/>
          <w:szCs w:val="24"/>
        </w:rPr>
        <w:t xml:space="preserve"> </w:t>
      </w:r>
      <w:r>
        <w:rPr>
          <w:b w:val="0"/>
          <w:bCs w:val="0"/>
          <w:sz w:val="24"/>
          <w:szCs w:val="24"/>
        </w:rPr>
        <w:t>O</w:t>
      </w:r>
      <w:r w:rsidR="00270257">
        <w:rPr>
          <w:b w:val="0"/>
          <w:bCs w:val="0"/>
          <w:sz w:val="24"/>
          <w:szCs w:val="24"/>
        </w:rPr>
        <w:t>rganograma</w:t>
      </w:r>
      <w:r>
        <w:rPr>
          <w:b w:val="0"/>
          <w:bCs w:val="0"/>
          <w:sz w:val="24"/>
          <w:szCs w:val="24"/>
        </w:rPr>
        <w:t xml:space="preserve"> </w:t>
      </w:r>
      <w:r w:rsidR="0057602C">
        <w:rPr>
          <w:b w:val="0"/>
          <w:bCs w:val="0"/>
          <w:sz w:val="24"/>
          <w:szCs w:val="24"/>
        </w:rPr>
        <w:t>f</w:t>
      </w:r>
      <w:r w:rsidR="00270257">
        <w:rPr>
          <w:b w:val="0"/>
          <w:bCs w:val="0"/>
          <w:sz w:val="24"/>
          <w:szCs w:val="24"/>
        </w:rPr>
        <w:t>ictício de</w:t>
      </w:r>
      <w:r w:rsidR="0057602C">
        <w:rPr>
          <w:b w:val="0"/>
          <w:bCs w:val="0"/>
          <w:sz w:val="24"/>
          <w:szCs w:val="24"/>
        </w:rPr>
        <w:t xml:space="preserve"> uma</w:t>
      </w:r>
      <w:r w:rsidR="00270257">
        <w:rPr>
          <w:b w:val="0"/>
          <w:bCs w:val="0"/>
          <w:sz w:val="24"/>
          <w:szCs w:val="24"/>
        </w:rPr>
        <w:t xml:space="preserve"> </w:t>
      </w:r>
      <w:r w:rsidR="0057602C">
        <w:rPr>
          <w:b w:val="0"/>
          <w:bCs w:val="0"/>
          <w:sz w:val="24"/>
          <w:szCs w:val="24"/>
        </w:rPr>
        <w:t>o</w:t>
      </w:r>
      <w:r w:rsidR="00270257">
        <w:rPr>
          <w:b w:val="0"/>
          <w:bCs w:val="0"/>
          <w:sz w:val="24"/>
          <w:szCs w:val="24"/>
        </w:rPr>
        <w:t xml:space="preserve">rganização </w:t>
      </w:r>
      <w:r w:rsidR="0057602C">
        <w:rPr>
          <w:b w:val="0"/>
          <w:bCs w:val="0"/>
          <w:sz w:val="24"/>
          <w:szCs w:val="24"/>
        </w:rPr>
        <w:t>m</w:t>
      </w:r>
      <w:r w:rsidR="00270257">
        <w:rPr>
          <w:b w:val="0"/>
          <w:bCs w:val="0"/>
          <w:sz w:val="24"/>
          <w:szCs w:val="24"/>
        </w:rPr>
        <w:t>ilitar</w:t>
      </w:r>
      <w:bookmarkEnd w:id="351"/>
      <w:bookmarkEnd w:id="352"/>
    </w:p>
    <w:p w14:paraId="399AFD4F" w14:textId="0FE6E622" w:rsidR="00520359" w:rsidRDefault="00270257" w:rsidP="00140AC5">
      <w:pPr>
        <w:jc w:val="center"/>
      </w:pPr>
      <w:r>
        <w:rPr>
          <w:noProof/>
          <w:lang w:eastAsia="pt-BR"/>
        </w:rPr>
        <w:drawing>
          <wp:inline distT="0" distB="0" distL="0" distR="0" wp14:anchorId="12AE1EFF" wp14:editId="2AAB7E69">
            <wp:extent cx="5759450" cy="4022976"/>
            <wp:effectExtent l="0" t="0" r="0" b="0"/>
            <wp:docPr id="8" name="Imagem 8" descr="https://upload.wikimedia.org/wikipedia/commons/thumb/2/2e/Organizational_chart.svg/2000px-Organizational_char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2/2e/Organizational_chart.svg/2000px-Organizational_chart.sv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450" cy="4022976"/>
                    </a:xfrm>
                    <a:prstGeom prst="rect">
                      <a:avLst/>
                    </a:prstGeom>
                    <a:noFill/>
                    <a:ln>
                      <a:noFill/>
                    </a:ln>
                  </pic:spPr>
                </pic:pic>
              </a:graphicData>
            </a:graphic>
          </wp:inline>
        </w:drawing>
      </w:r>
    </w:p>
    <w:p w14:paraId="49E6B3E6" w14:textId="11E4055B" w:rsidR="00140AC5" w:rsidDel="0051388B" w:rsidRDefault="00140AC5">
      <w:pPr>
        <w:pStyle w:val="55Tabelafonte"/>
        <w:ind w:left="1418" w:firstLine="283"/>
        <w:rPr>
          <w:del w:id="353" w:author="Patrick Machado" w:date="2017-06-20T19:19:00Z"/>
        </w:rPr>
      </w:pPr>
      <w:r>
        <w:t>Fonte:</w:t>
      </w:r>
      <w:commentRangeStart w:id="354"/>
      <w:r>
        <w:t xml:space="preserve"> </w:t>
      </w:r>
      <w:commentRangeEnd w:id="354"/>
      <w:r w:rsidR="003E08E7">
        <w:rPr>
          <w:rStyle w:val="Refdecomentrio"/>
          <w:lang w:eastAsia="ar-SA"/>
        </w:rPr>
        <w:commentReference w:id="354"/>
      </w:r>
      <w:del w:id="355" w:author="Patrick Machado" w:date="2017-06-20T19:19:00Z">
        <w:r w:rsidR="00520359" w:rsidRPr="00140AC5" w:rsidDel="0051388B">
          <w:delText>Disponível</w:delText>
        </w:r>
        <w:r w:rsidDel="0051388B">
          <w:delText xml:space="preserve"> </w:delText>
        </w:r>
        <w:r w:rsidR="00520359" w:rsidRPr="00140AC5" w:rsidDel="0051388B">
          <w:delText>em:</w:delText>
        </w:r>
        <w:r w:rsidR="005D5BCE" w:rsidDel="0051388B">
          <w:delText xml:space="preserve"> </w:delText>
        </w:r>
      </w:del>
    </w:p>
    <w:p w14:paraId="216E71A1" w14:textId="7C9C9403" w:rsidR="00520359" w:rsidRPr="00140AC5" w:rsidRDefault="00270257">
      <w:pPr>
        <w:pStyle w:val="55Tabelafonte"/>
        <w:ind w:left="1418" w:firstLine="283"/>
        <w:pPrChange w:id="356" w:author="Patrick Machado" w:date="2017-06-20T19:19:00Z">
          <w:pPr>
            <w:pStyle w:val="55Tabelafonte"/>
            <w:ind w:left="1418"/>
          </w:pPr>
        </w:pPrChange>
      </w:pPr>
      <w:del w:id="357" w:author="Patrick Machado" w:date="2017-06-20T19:19:00Z">
        <w:r w:rsidRPr="00140AC5" w:rsidDel="0051388B">
          <w:delText>https://upload.wikimedia.org/wikipedia/commons/thumb/2/2e/Organizational_chart.svg/2000px-Organizational_chart.svg.png</w:delText>
        </w:r>
      </w:del>
    </w:p>
    <w:p w14:paraId="5462D50E" w14:textId="77777777" w:rsidR="00270257" w:rsidRDefault="00270257" w:rsidP="00D04A46">
      <w:pPr>
        <w:pStyle w:val="Texto"/>
      </w:pPr>
    </w:p>
    <w:p w14:paraId="18E2AAAA" w14:textId="52B90017" w:rsidR="00520359" w:rsidRPr="002B2066" w:rsidRDefault="00947FAA" w:rsidP="0075096C">
      <w:pPr>
        <w:pStyle w:val="Texto"/>
      </w:pPr>
      <w:r>
        <w:lastRenderedPageBreak/>
        <w:t>Segundo Chiavenato (2001, p. 251) o organograma representa a estrutura formal da empresa. Devendo definir claramente aspectos</w:t>
      </w:r>
      <w:r w:rsidR="0075096C">
        <w:t xml:space="preserve"> como:</w:t>
      </w:r>
      <w:r>
        <w:t xml:space="preserve"> Estrutura hierárquica contendo os diversos níveis da organização; Órgãos que compõem a estrutura formal; Canais de comunicação que interligam os órgãos; Cargos que compõem os órgãos</w:t>
      </w:r>
      <w:r w:rsidR="0075096C">
        <w:t>.</w:t>
      </w:r>
    </w:p>
    <w:p w14:paraId="63BBF3A1" w14:textId="68A49B9A" w:rsidR="009C2ED4" w:rsidRPr="002B2066" w:rsidRDefault="0036127C" w:rsidP="0036127C">
      <w:pPr>
        <w:pStyle w:val="Ttulo3"/>
      </w:pPr>
      <w:bookmarkStart w:id="358" w:name="_Toc450743209"/>
      <w:bookmarkStart w:id="359" w:name="_Toc452732925"/>
      <w:bookmarkStart w:id="360" w:name="_Toc485751663"/>
      <w:r>
        <w:t>Cadeia de v</w:t>
      </w:r>
      <w:bookmarkEnd w:id="358"/>
      <w:bookmarkEnd w:id="359"/>
      <w:r>
        <w:t>alor</w:t>
      </w:r>
      <w:bookmarkEnd w:id="360"/>
    </w:p>
    <w:p w14:paraId="2F21406A" w14:textId="2572E9F2" w:rsidR="009E4316" w:rsidRDefault="0036127C" w:rsidP="009E4316">
      <w:pPr>
        <w:pStyle w:val="Texto"/>
      </w:pPr>
      <w:r>
        <w:t>Uma</w:t>
      </w:r>
      <w:r w:rsidR="009E4316">
        <w:t xml:space="preserve"> empresa deve oferecer benefícios significativos para os </w:t>
      </w:r>
      <w:r>
        <w:t xml:space="preserve">seus </w:t>
      </w:r>
      <w:r w:rsidR="009E4316">
        <w:t>clientes</w:t>
      </w:r>
      <w:r w:rsidR="009E4316" w:rsidRPr="00DD31F3">
        <w:t>.</w:t>
      </w:r>
      <w:r w:rsidR="009E4316">
        <w:t xml:space="preserve"> Estes benefícios </w:t>
      </w:r>
      <w:r w:rsidR="00C77D86">
        <w:t>traduzem-se</w:t>
      </w:r>
      <w:r w:rsidR="009E4316">
        <w:t xml:space="preserve"> como valor, que Porter (</w:t>
      </w:r>
      <w:r w:rsidR="009E4316" w:rsidRPr="00554CD0">
        <w:t>1989, p. 34)</w:t>
      </w:r>
      <w:r w:rsidR="009E4316">
        <w:t xml:space="preserve"> descreve como “[...] o montante que os compradores estão dispostos a pagar por aquilo que uma empresa lhes fornece”. Sendo assim, a geração de valor é um fator crítico na competitividade de uma empresa e depende dos benefícios percebidos pelo cliente para que ele esteja disposto a pagar por algo.</w:t>
      </w:r>
    </w:p>
    <w:p w14:paraId="365888F4" w14:textId="2E85F7DE" w:rsidR="00C41A5D" w:rsidRDefault="00F46B59" w:rsidP="009C2ED4">
      <w:pPr>
        <w:pStyle w:val="Texto"/>
      </w:pPr>
      <w:r>
        <w:t>Os benefícios percebidos pelo cliente</w:t>
      </w:r>
      <w:r w:rsidR="00FA4E07">
        <w:t xml:space="preserve"> </w:t>
      </w:r>
      <w:r w:rsidR="00C5737C">
        <w:t>são resultado</w:t>
      </w:r>
      <w:r w:rsidR="00FA4E07">
        <w:t xml:space="preserve"> d</w:t>
      </w:r>
      <w:r w:rsidR="00C5737C">
        <w:t>a execução d</w:t>
      </w:r>
      <w:r>
        <w:t>e</w:t>
      </w:r>
      <w:r w:rsidR="00AC585D">
        <w:t xml:space="preserve"> atividades</w:t>
      </w:r>
      <w:r w:rsidR="00C5737C">
        <w:t xml:space="preserve"> da empresa</w:t>
      </w:r>
      <w:r>
        <w:t xml:space="preserve">, como </w:t>
      </w:r>
      <w:r w:rsidR="00AC585D">
        <w:t>entrega</w:t>
      </w:r>
      <w:r w:rsidR="00FA4E07">
        <w:t>, qualidade</w:t>
      </w:r>
      <w:r w:rsidR="00080932">
        <w:t>,</w:t>
      </w:r>
      <w:r w:rsidR="00AC585D">
        <w:t xml:space="preserve"> composição de custo</w:t>
      </w:r>
      <w:r w:rsidR="00080932">
        <w:t>, assim</w:t>
      </w:r>
      <w:r w:rsidR="00BF33FA">
        <w:t xml:space="preserve"> como</w:t>
      </w:r>
      <w:r w:rsidR="00AC585D">
        <w:t xml:space="preserve"> </w:t>
      </w:r>
      <w:r>
        <w:t xml:space="preserve">no emprego de </w:t>
      </w:r>
      <w:r w:rsidR="00AC585D">
        <w:t>tecnologia, melhoria de desempenho e até mesmo na responsabilidade</w:t>
      </w:r>
      <w:r w:rsidR="009160DD">
        <w:t xml:space="preserve"> com o cliente</w:t>
      </w:r>
      <w:r>
        <w:t xml:space="preserve">. </w:t>
      </w:r>
      <w:r w:rsidR="00AC585D">
        <w:t>(</w:t>
      </w:r>
      <w:commentRangeStart w:id="361"/>
      <w:r w:rsidR="00AC585D">
        <w:t>RAMSAY</w:t>
      </w:r>
      <w:commentRangeEnd w:id="361"/>
      <w:r w:rsidR="004B3AC3">
        <w:rPr>
          <w:rStyle w:val="Refdecomentrio"/>
        </w:rPr>
        <w:commentReference w:id="361"/>
      </w:r>
      <w:r w:rsidR="00AC585D">
        <w:t xml:space="preserve">, 2005 apud </w:t>
      </w:r>
      <w:r w:rsidR="00AC585D" w:rsidRPr="002542EA">
        <w:t xml:space="preserve">VALLE; </w:t>
      </w:r>
      <w:r w:rsidR="00AC585D">
        <w:t>COSTA</w:t>
      </w:r>
      <w:r w:rsidR="00AC585D" w:rsidRPr="002542EA">
        <w:t>, 2011)</w:t>
      </w:r>
      <w:ins w:id="362" w:author="Patrick Machado" w:date="2017-06-20T19:19:00Z">
        <w:r w:rsidR="0051388B">
          <w:t>.</w:t>
        </w:r>
      </w:ins>
    </w:p>
    <w:p w14:paraId="4EEC55E7" w14:textId="6562E514" w:rsidR="0081412D" w:rsidRDefault="00080932" w:rsidP="009C2ED4">
      <w:pPr>
        <w:pStyle w:val="Texto"/>
      </w:pPr>
      <w:r>
        <w:t>Com as atividades da empresa estando relacionadas diretamente à geração de valor, é im</w:t>
      </w:r>
      <w:r w:rsidR="004B3AC3">
        <w:t>portante identificar e gerenciá-las</w:t>
      </w:r>
      <w:r>
        <w:t xml:space="preserve">. Uma ferramenta básica para expressar estas atividades, é a </w:t>
      </w:r>
      <w:r w:rsidR="00DD31F3">
        <w:t>cadeia de valor</w:t>
      </w:r>
      <w:r>
        <w:t>. A cadeia de valor consiste em</w:t>
      </w:r>
      <w:r w:rsidR="00DD31F3">
        <w:t xml:space="preserve"> uma análise das</w:t>
      </w:r>
      <w:r w:rsidR="00C5737C">
        <w:t xml:space="preserve"> atividades de valor da empresa e </w:t>
      </w:r>
      <w:r>
        <w:t>da relação</w:t>
      </w:r>
      <w:r w:rsidR="00C5737C">
        <w:t xml:space="preserve"> </w:t>
      </w:r>
      <w:r>
        <w:t xml:space="preserve">entre </w:t>
      </w:r>
      <w:r w:rsidR="00C5737C">
        <w:t>o valor total e o custo da execução destas atividades</w:t>
      </w:r>
      <w:r w:rsidR="00E50165">
        <w:t>, denominada margem</w:t>
      </w:r>
      <w:r>
        <w:t>.</w:t>
      </w:r>
      <w:r w:rsidR="00861EF9">
        <w:t xml:space="preserve"> (PORTER, 1989)</w:t>
      </w:r>
      <w:ins w:id="363" w:author="Patrick Machado" w:date="2017-06-20T19:19:00Z">
        <w:r w:rsidR="0051388B">
          <w:t>.</w:t>
        </w:r>
      </w:ins>
    </w:p>
    <w:p w14:paraId="291DCA7C" w14:textId="2D576194" w:rsidR="00436078" w:rsidRDefault="00312799" w:rsidP="003D1F9B">
      <w:pPr>
        <w:pStyle w:val="Texto"/>
      </w:pPr>
      <w:r>
        <w:t xml:space="preserve">A cadeia de valor nos permite visualizar a forma como a organização </w:t>
      </w:r>
      <w:r w:rsidR="00ED3986">
        <w:t xml:space="preserve">emprega </w:t>
      </w:r>
      <w:r>
        <w:t>recursos humanos</w:t>
      </w:r>
      <w:r w:rsidR="00ED3986">
        <w:t xml:space="preserve">, </w:t>
      </w:r>
      <w:r>
        <w:t>insumos</w:t>
      </w:r>
      <w:r w:rsidR="00ED3986">
        <w:t xml:space="preserve"> e </w:t>
      </w:r>
      <w:r>
        <w:t>tecnologia</w:t>
      </w:r>
      <w:r w:rsidR="00ED3986">
        <w:t>s</w:t>
      </w:r>
      <w:r>
        <w:t xml:space="preserve">. Para construir esta visão, são expressos em uma representação </w:t>
      </w:r>
      <w:r w:rsidR="003D1F9B">
        <w:t>gráfica as</w:t>
      </w:r>
      <w:r>
        <w:t xml:space="preserve"> a</w:t>
      </w:r>
      <w:r w:rsidR="004C4DB6">
        <w:t>tividades da empresa. As atividades de valor são</w:t>
      </w:r>
      <w:r>
        <w:t xml:space="preserve"> divididas em atividades primárias e atividades de apoio</w:t>
      </w:r>
      <w:r w:rsidR="00441EF8">
        <w:t xml:space="preserve">, conforme apresentado na </w:t>
      </w:r>
      <w:r w:rsidR="00441EF8">
        <w:fldChar w:fldCharType="begin"/>
      </w:r>
      <w:r w:rsidR="00441EF8">
        <w:instrText xml:space="preserve"> REF _Ref465709237 \h  \* MERGEFORMAT </w:instrText>
      </w:r>
      <w:r w:rsidR="00441EF8">
        <w:fldChar w:fldCharType="separate"/>
      </w:r>
      <w:r w:rsidR="00E23101" w:rsidRPr="00DA65CA">
        <w:t xml:space="preserve">Figura </w:t>
      </w:r>
      <w:r w:rsidR="00E23101" w:rsidRPr="00E23101">
        <w:rPr>
          <w:bCs/>
          <w:noProof/>
        </w:rPr>
        <w:t>2</w:t>
      </w:r>
      <w:r w:rsidR="00441EF8">
        <w:fldChar w:fldCharType="end"/>
      </w:r>
      <w:r w:rsidR="00F73A63">
        <w:t>.</w:t>
      </w:r>
      <w:r w:rsidR="004C4DB6">
        <w:t xml:space="preserve"> Para as atividades primárias haverão 5 categorias genéricas que podem ser encontradas em qualquer empresa. E para as atividades de apoio 3 categorias genéricas. </w:t>
      </w:r>
      <w:r w:rsidR="00F73A63">
        <w:t>Ca</w:t>
      </w:r>
      <w:r w:rsidR="003D1F9B">
        <w:t xml:space="preserve">da atividade </w:t>
      </w:r>
      <w:r w:rsidR="004C4DB6">
        <w:t xml:space="preserve">de valor identificada </w:t>
      </w:r>
      <w:r w:rsidR="003D1F9B">
        <w:t xml:space="preserve">é relacionada </w:t>
      </w:r>
      <w:r w:rsidR="004C4DB6">
        <w:t xml:space="preserve">na </w:t>
      </w:r>
      <w:r w:rsidR="003D1F9B">
        <w:t>região do diagrama</w:t>
      </w:r>
      <w:r w:rsidR="004C4DB6">
        <w:t xml:space="preserve"> a que se refere</w:t>
      </w:r>
      <w:r w:rsidR="008425D2">
        <w:t xml:space="preserve"> a</w:t>
      </w:r>
      <w:r w:rsidR="004C4DB6">
        <w:t xml:space="preserve"> sua categoria</w:t>
      </w:r>
      <w:r w:rsidR="00ED3986">
        <w:t>.</w:t>
      </w:r>
      <w:r w:rsidR="00E17568">
        <w:t xml:space="preserve"> (PORTER, 1989)</w:t>
      </w:r>
      <w:ins w:id="364" w:author="Patrick Machado" w:date="2017-06-20T19:19:00Z">
        <w:r w:rsidR="0051388B">
          <w:t>.</w:t>
        </w:r>
      </w:ins>
    </w:p>
    <w:p w14:paraId="7735BC49" w14:textId="64D09BD8" w:rsidR="00436078" w:rsidRPr="00DA65CA" w:rsidRDefault="00436078" w:rsidP="00140AC5">
      <w:pPr>
        <w:pStyle w:val="Legenda"/>
        <w:ind w:left="1418" w:firstLine="283"/>
        <w:rPr>
          <w:b w:val="0"/>
          <w:bCs w:val="0"/>
          <w:sz w:val="24"/>
          <w:szCs w:val="24"/>
        </w:rPr>
      </w:pPr>
      <w:bookmarkStart w:id="365" w:name="_Ref465709237"/>
      <w:bookmarkStart w:id="366" w:name="_Toc485751623"/>
      <w:r w:rsidRPr="00DA65CA">
        <w:rPr>
          <w:b w:val="0"/>
          <w:bCs w:val="0"/>
          <w:sz w:val="24"/>
          <w:szCs w:val="24"/>
        </w:rPr>
        <w:t xml:space="preserve">Figura </w:t>
      </w:r>
      <w:r w:rsidRPr="00DA65CA">
        <w:rPr>
          <w:b w:val="0"/>
          <w:bCs w:val="0"/>
          <w:sz w:val="24"/>
          <w:szCs w:val="24"/>
        </w:rPr>
        <w:fldChar w:fldCharType="begin"/>
      </w:r>
      <w:r w:rsidRPr="00DA65CA">
        <w:rPr>
          <w:b w:val="0"/>
          <w:bCs w:val="0"/>
          <w:sz w:val="24"/>
          <w:szCs w:val="24"/>
        </w:rPr>
        <w:instrText xml:space="preserve"> SEQ Figura \* ARABIC </w:instrText>
      </w:r>
      <w:r w:rsidRPr="00DA65CA">
        <w:rPr>
          <w:b w:val="0"/>
          <w:bCs w:val="0"/>
          <w:sz w:val="24"/>
          <w:szCs w:val="24"/>
        </w:rPr>
        <w:fldChar w:fldCharType="separate"/>
      </w:r>
      <w:r w:rsidR="00E23101">
        <w:rPr>
          <w:b w:val="0"/>
          <w:bCs w:val="0"/>
          <w:noProof/>
          <w:sz w:val="24"/>
          <w:szCs w:val="24"/>
        </w:rPr>
        <w:t>2</w:t>
      </w:r>
      <w:r w:rsidRPr="00DA65CA">
        <w:rPr>
          <w:b w:val="0"/>
          <w:bCs w:val="0"/>
          <w:sz w:val="24"/>
          <w:szCs w:val="24"/>
        </w:rPr>
        <w:fldChar w:fldCharType="end"/>
      </w:r>
      <w:bookmarkEnd w:id="365"/>
      <w:r w:rsidRPr="00DA65CA">
        <w:rPr>
          <w:b w:val="0"/>
          <w:bCs w:val="0"/>
          <w:sz w:val="24"/>
          <w:szCs w:val="24"/>
        </w:rPr>
        <w:t xml:space="preserve"> </w:t>
      </w:r>
      <w:r>
        <w:rPr>
          <w:b w:val="0"/>
          <w:bCs w:val="0"/>
          <w:sz w:val="24"/>
          <w:szCs w:val="24"/>
        </w:rPr>
        <w:t>–</w:t>
      </w:r>
      <w:r w:rsidRPr="00DA65CA">
        <w:rPr>
          <w:b w:val="0"/>
          <w:bCs w:val="0"/>
          <w:sz w:val="24"/>
          <w:szCs w:val="24"/>
        </w:rPr>
        <w:t xml:space="preserve"> </w:t>
      </w:r>
      <w:r>
        <w:rPr>
          <w:b w:val="0"/>
          <w:bCs w:val="0"/>
          <w:sz w:val="24"/>
          <w:szCs w:val="24"/>
        </w:rPr>
        <w:t xml:space="preserve">Cadeia de Valor </w:t>
      </w:r>
      <w:r w:rsidR="00A600AD" w:rsidRPr="006D4BB6">
        <w:rPr>
          <w:b w:val="0"/>
          <w:bCs w:val="0"/>
          <w:sz w:val="24"/>
          <w:szCs w:val="24"/>
        </w:rPr>
        <w:t>G</w:t>
      </w:r>
      <w:r w:rsidRPr="006D4BB6">
        <w:rPr>
          <w:b w:val="0"/>
          <w:bCs w:val="0"/>
          <w:sz w:val="24"/>
          <w:szCs w:val="24"/>
        </w:rPr>
        <w:t>enérica</w:t>
      </w:r>
      <w:bookmarkEnd w:id="366"/>
    </w:p>
    <w:p w14:paraId="0552A6C1" w14:textId="79F6E337" w:rsidR="00436078" w:rsidRPr="00436078" w:rsidRDefault="00436078" w:rsidP="00140AC5">
      <w:pPr>
        <w:jc w:val="center"/>
      </w:pPr>
      <w:r>
        <w:rPr>
          <w:noProof/>
          <w:lang w:eastAsia="pt-BR"/>
        </w:rPr>
        <w:lastRenderedPageBreak/>
        <w:drawing>
          <wp:inline distT="0" distB="0" distL="0" distR="0" wp14:anchorId="5FFCD17C" wp14:editId="450E7AD5">
            <wp:extent cx="5759450" cy="2957830"/>
            <wp:effectExtent l="0" t="0" r="0" b="0"/>
            <wp:docPr id="3" name="Imagem 3" descr="https://gustavocanaver.files.wordpress.com/2012/06/cadeia-de-va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ustavocanaver.files.wordpress.com/2012/06/cadeia-de-valo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2957830"/>
                    </a:xfrm>
                    <a:prstGeom prst="rect">
                      <a:avLst/>
                    </a:prstGeom>
                    <a:noFill/>
                    <a:ln>
                      <a:noFill/>
                    </a:ln>
                  </pic:spPr>
                </pic:pic>
              </a:graphicData>
            </a:graphic>
          </wp:inline>
        </w:drawing>
      </w:r>
    </w:p>
    <w:p w14:paraId="4ED3ED37" w14:textId="1ABF046A" w:rsidR="00436078" w:rsidRPr="00140AC5" w:rsidRDefault="00436078" w:rsidP="00140AC5">
      <w:pPr>
        <w:pStyle w:val="55Tabelafonte"/>
        <w:ind w:left="1418" w:firstLine="283"/>
      </w:pPr>
      <w:commentRangeStart w:id="367"/>
      <w:commentRangeStart w:id="368"/>
      <w:commentRangeStart w:id="369"/>
      <w:r w:rsidRPr="00140AC5">
        <w:t>Fonte:</w:t>
      </w:r>
      <w:ins w:id="370" w:author="Patrick Machado" w:date="2017-06-20T19:19:00Z">
        <w:r w:rsidR="0051388B">
          <w:t xml:space="preserve"> Porter, 1989</w:t>
        </w:r>
      </w:ins>
      <w:commentRangeStart w:id="371"/>
      <w:del w:id="372" w:author="Patrick Machado" w:date="2017-06-20T19:19:00Z">
        <w:r w:rsidRPr="00140AC5" w:rsidDel="0051388B">
          <w:delText xml:space="preserve"> Disponível em: https://gustavocanaver.files.wordpress.com/2012/06</w:delText>
        </w:r>
      </w:del>
      <w:del w:id="373" w:author="Patrick Machado" w:date="2017-06-20T19:20:00Z">
        <w:r w:rsidRPr="00140AC5" w:rsidDel="0051388B">
          <w:delText>/cadeia-de-valor.jpg</w:delText>
        </w:r>
      </w:del>
      <w:ins w:id="374" w:author="Patrick Machado" w:date="2017-06-20T19:20:00Z">
        <w:r w:rsidR="0051388B">
          <w:t>.</w:t>
        </w:r>
        <w:commentRangeEnd w:id="371"/>
        <w:r w:rsidR="0051388B">
          <w:rPr>
            <w:rStyle w:val="Refdecomentrio"/>
            <w:lang w:eastAsia="ar-SA"/>
          </w:rPr>
          <w:commentReference w:id="371"/>
        </w:r>
      </w:ins>
      <w:r w:rsidRPr="00140AC5">
        <w:t xml:space="preserve"> </w:t>
      </w:r>
      <w:commentRangeEnd w:id="367"/>
      <w:r w:rsidRPr="00140AC5">
        <w:commentReference w:id="367"/>
      </w:r>
      <w:commentRangeEnd w:id="368"/>
      <w:r w:rsidR="003975D8">
        <w:rPr>
          <w:rStyle w:val="Refdecomentrio"/>
          <w:lang w:eastAsia="ar-SA"/>
        </w:rPr>
        <w:commentReference w:id="368"/>
      </w:r>
      <w:commentRangeEnd w:id="369"/>
      <w:r w:rsidR="003975D8">
        <w:rPr>
          <w:rStyle w:val="Refdecomentrio"/>
          <w:lang w:eastAsia="ar-SA"/>
        </w:rPr>
        <w:commentReference w:id="369"/>
      </w:r>
    </w:p>
    <w:p w14:paraId="2F03BBF6" w14:textId="77777777" w:rsidR="00772AAE" w:rsidRDefault="00772AAE" w:rsidP="00772AAE">
      <w:pPr>
        <w:pStyle w:val="Texto"/>
      </w:pPr>
    </w:p>
    <w:p w14:paraId="77A1E598" w14:textId="499411B5" w:rsidR="00772AAE" w:rsidRDefault="001D3395" w:rsidP="00772AAE">
      <w:pPr>
        <w:pStyle w:val="Texto"/>
      </w:pPr>
      <w:r>
        <w:t>A busca pela vantagem competitiva</w:t>
      </w:r>
      <w:r w:rsidR="00A04D00">
        <w:t xml:space="preserve"> para gera</w:t>
      </w:r>
      <w:r w:rsidR="00770F95">
        <w:t>ção de</w:t>
      </w:r>
      <w:r w:rsidR="00A04D00">
        <w:t xml:space="preserve"> valor</w:t>
      </w:r>
      <w:r>
        <w:t xml:space="preserve"> é um objetivo cada vez mais im</w:t>
      </w:r>
      <w:r w:rsidR="00571FAB">
        <w:t xml:space="preserve">portante e entender </w:t>
      </w:r>
      <w:r w:rsidR="00E50165" w:rsidRPr="00E50165">
        <w:t>uma organização</w:t>
      </w:r>
      <w:r w:rsidR="00E50165">
        <w:t xml:space="preserve"> através da Cadeia de Valor </w:t>
      </w:r>
      <w:r>
        <w:t xml:space="preserve">oferece benefícios como </w:t>
      </w:r>
      <w:r w:rsidR="00E50165">
        <w:t>“</w:t>
      </w:r>
      <w:r w:rsidR="00E50165" w:rsidRPr="00E50165">
        <w:t xml:space="preserve">maior integração e interação entre as atividades envolvidas; aumento da margem operacional; maior potencial das atividades desempenhadas; e aumento da competitividade </w:t>
      </w:r>
      <w:r>
        <w:t>organizacional</w:t>
      </w:r>
      <w:r w:rsidR="00E50165">
        <w:t>”</w:t>
      </w:r>
      <w:commentRangeStart w:id="375"/>
      <w:r>
        <w:t>.</w:t>
      </w:r>
      <w:commentRangeEnd w:id="375"/>
      <w:r w:rsidR="004B7E03">
        <w:rPr>
          <w:rStyle w:val="Refdecomentrio"/>
        </w:rPr>
        <w:commentReference w:id="375"/>
      </w:r>
      <w:r>
        <w:t xml:space="preserve"> </w:t>
      </w:r>
      <w:del w:id="376" w:author="Patrick Machado" w:date="2017-06-20T18:19:00Z">
        <w:r w:rsidR="00E50165" w:rsidDel="004B7E03">
          <w:delText xml:space="preserve"> </w:delText>
        </w:r>
      </w:del>
      <w:r w:rsidR="00E50165">
        <w:t>(</w:t>
      </w:r>
      <w:r w:rsidR="00E50165" w:rsidRPr="00C05CCC">
        <w:t>CONTO; BRITTO; SCHNORRENBERGER</w:t>
      </w:r>
      <w:r w:rsidR="00E50165">
        <w:t>, 2013, p. 158)</w:t>
      </w:r>
      <w:commentRangeStart w:id="377"/>
      <w:ins w:id="378" w:author="Patrick Machado" w:date="2017-06-20T18:19:00Z">
        <w:r w:rsidR="004B7E03">
          <w:t>.</w:t>
        </w:r>
      </w:ins>
      <w:commentRangeEnd w:id="377"/>
      <w:ins w:id="379" w:author="Patrick Machado" w:date="2017-06-20T18:20:00Z">
        <w:r w:rsidR="004B7E03">
          <w:rPr>
            <w:rStyle w:val="Refdecomentrio"/>
          </w:rPr>
          <w:commentReference w:id="377"/>
        </w:r>
      </w:ins>
    </w:p>
    <w:p w14:paraId="03FAFA89" w14:textId="48AE7859" w:rsidR="00014902" w:rsidRPr="002B2066" w:rsidRDefault="0036127C" w:rsidP="0036127C">
      <w:pPr>
        <w:pStyle w:val="Ttulo3"/>
      </w:pPr>
      <w:bookmarkStart w:id="380" w:name="_Toc450743213"/>
      <w:bookmarkStart w:id="381" w:name="_Toc452732929"/>
      <w:bookmarkStart w:id="382" w:name="_Toc485751664"/>
      <w:bookmarkEnd w:id="380"/>
      <w:bookmarkEnd w:id="381"/>
      <w:r>
        <w:t>Estrutura organizacional</w:t>
      </w:r>
      <w:bookmarkEnd w:id="382"/>
    </w:p>
    <w:p w14:paraId="24D134CC" w14:textId="44B99C6E" w:rsidR="002C7D62" w:rsidRDefault="002C7D62" w:rsidP="007A3198">
      <w:pPr>
        <w:pStyle w:val="Texto"/>
      </w:pPr>
      <w:r w:rsidRPr="008A7C9B">
        <w:t xml:space="preserve">A cadeia de valor é frequentemente associada </w:t>
      </w:r>
      <w:r w:rsidR="00F67AF4">
        <w:t>à</w:t>
      </w:r>
      <w:r w:rsidRPr="008A7C9B">
        <w:t xml:space="preserve"> processos. A divisão </w:t>
      </w:r>
      <w:r>
        <w:t xml:space="preserve">de </w:t>
      </w:r>
      <w:commentRangeStart w:id="383"/>
      <w:r>
        <w:t>Porter</w:t>
      </w:r>
      <w:commentRangeEnd w:id="383"/>
      <w:r w:rsidR="00B177BB">
        <w:rPr>
          <w:rStyle w:val="Refdecomentrio"/>
        </w:rPr>
        <w:commentReference w:id="383"/>
      </w:r>
      <w:r w:rsidR="00B177BB">
        <w:t xml:space="preserve"> (1989)</w:t>
      </w:r>
      <w:r>
        <w:t xml:space="preserve"> </w:t>
      </w:r>
      <w:r w:rsidRPr="008A7C9B">
        <w:t xml:space="preserve">das atividades </w:t>
      </w:r>
      <w:r>
        <w:t>na cadeia de</w:t>
      </w:r>
      <w:r w:rsidRPr="008A7C9B">
        <w:t xml:space="preserve"> valor em p</w:t>
      </w:r>
      <w:r>
        <w:t>rimárias e de apoio</w:t>
      </w:r>
      <w:r w:rsidRPr="008A7C9B">
        <w:t xml:space="preserve"> </w:t>
      </w:r>
      <w:r>
        <w:t>equivale</w:t>
      </w:r>
      <w:r w:rsidRPr="008A7C9B">
        <w:t xml:space="preserve"> à classificação dos processos de negócio em primário,</w:t>
      </w:r>
      <w:r w:rsidR="007A3198">
        <w:t xml:space="preserve"> de</w:t>
      </w:r>
      <w:r w:rsidRPr="008A7C9B">
        <w:t xml:space="preserve"> suporte e </w:t>
      </w:r>
      <w:r>
        <w:t>d</w:t>
      </w:r>
      <w:r w:rsidRPr="008A7C9B">
        <w:t>e gerenciamento</w:t>
      </w:r>
      <w:r>
        <w:t xml:space="preserve">, </w:t>
      </w:r>
      <w:r w:rsidR="00F67AF4">
        <w:t>logo</w:t>
      </w:r>
      <w:r>
        <w:t xml:space="preserve"> a cadeia de valor </w:t>
      </w:r>
      <w:r w:rsidR="00F67AF4">
        <w:t>pode ser</w:t>
      </w:r>
      <w:r w:rsidR="007A3198">
        <w:t xml:space="preserve"> </w:t>
      </w:r>
      <w:r>
        <w:t>considerada uma relação integrada de processos</w:t>
      </w:r>
      <w:r w:rsidR="00310A96">
        <w:t xml:space="preserve"> (</w:t>
      </w:r>
      <w:r w:rsidR="00310A96" w:rsidRPr="002542EA">
        <w:t>VALLE</w:t>
      </w:r>
      <w:r w:rsidR="00B25C88">
        <w:t>; COSTA, 2011</w:t>
      </w:r>
      <w:r w:rsidR="00310A96">
        <w:t>)</w:t>
      </w:r>
      <w:r w:rsidR="007A3198">
        <w:t>.</w:t>
      </w:r>
      <w:r w:rsidR="00F67AF4">
        <w:t xml:space="preserve"> </w:t>
      </w:r>
      <w:r w:rsidR="00F67AF4" w:rsidRPr="00310A96">
        <w:t>Sendo</w:t>
      </w:r>
      <w:r w:rsidR="00F67AF4">
        <w:t xml:space="preserve"> assim os processos representam as ações de uma organização para </w:t>
      </w:r>
      <w:r w:rsidR="002721DE">
        <w:t xml:space="preserve">cumprir a sua missão e </w:t>
      </w:r>
      <w:r w:rsidR="0085421B">
        <w:t>gerar</w:t>
      </w:r>
      <w:r w:rsidR="00F67AF4">
        <w:t xml:space="preserve"> valor.</w:t>
      </w:r>
    </w:p>
    <w:p w14:paraId="44CB3353" w14:textId="2C11C251" w:rsidR="008A7C9B" w:rsidRDefault="002721DE" w:rsidP="00815E91">
      <w:pPr>
        <w:pStyle w:val="Texto"/>
      </w:pPr>
      <w:commentRangeStart w:id="384"/>
      <w:r>
        <w:t>A consciência</w:t>
      </w:r>
      <w:r w:rsidR="00325B74">
        <w:t xml:space="preserve"> </w:t>
      </w:r>
      <w:r>
        <w:t xml:space="preserve">dos processos vem causando mudanças na </w:t>
      </w:r>
      <w:r w:rsidR="00D01517">
        <w:t xml:space="preserve">gerência </w:t>
      </w:r>
      <w:r>
        <w:t>das organizações</w:t>
      </w:r>
      <w:r w:rsidR="00EA6582">
        <w:t xml:space="preserve">, junto à </w:t>
      </w:r>
      <w:r>
        <w:t>cadeia de valor</w:t>
      </w:r>
      <w:r w:rsidR="00EA6582">
        <w:t>, orientam</w:t>
      </w:r>
      <w:r>
        <w:t xml:space="preserve"> metodologias como a gestão por processos.</w:t>
      </w:r>
      <w:commentRangeEnd w:id="384"/>
      <w:r w:rsidR="00B177BB">
        <w:rPr>
          <w:rStyle w:val="Refdecomentrio"/>
        </w:rPr>
        <w:commentReference w:id="384"/>
      </w:r>
      <w:r w:rsidR="00673A6D">
        <w:t xml:space="preserve"> </w:t>
      </w:r>
      <w:r w:rsidR="00195CCC">
        <w:t xml:space="preserve">A gestão por processos conflita a organização </w:t>
      </w:r>
      <w:r w:rsidR="00EA6582">
        <w:t xml:space="preserve">tradicional </w:t>
      </w:r>
      <w:r w:rsidR="008A405A">
        <w:t>hierárquica</w:t>
      </w:r>
      <w:r w:rsidR="00155603">
        <w:t xml:space="preserve">, </w:t>
      </w:r>
      <w:r w:rsidR="008A405A">
        <w:t xml:space="preserve">que se estrutura </w:t>
      </w:r>
      <w:r w:rsidR="00155603">
        <w:t>por funções</w:t>
      </w:r>
      <w:r w:rsidR="008A405A">
        <w:t xml:space="preserve"> em setores </w:t>
      </w:r>
      <w:r w:rsidR="00155603">
        <w:t>com</w:t>
      </w:r>
      <w:r w:rsidR="00701BB5">
        <w:t xml:space="preserve"> interesses exclusivos, traduzidos em</w:t>
      </w:r>
      <w:r w:rsidR="00155603">
        <w:t xml:space="preserve"> </w:t>
      </w:r>
      <w:r w:rsidR="00195CCC">
        <w:t>metas e objetivos</w:t>
      </w:r>
      <w:r w:rsidR="00155603">
        <w:t xml:space="preserve">. Esta </w:t>
      </w:r>
      <w:r w:rsidR="008A405A">
        <w:t>estrutura</w:t>
      </w:r>
      <w:r w:rsidR="00155603">
        <w:t xml:space="preserve"> funcional, dificulta a interação entre os setores, </w:t>
      </w:r>
      <w:r w:rsidR="00195CCC">
        <w:t xml:space="preserve">causando </w:t>
      </w:r>
      <w:r w:rsidR="00EA6582">
        <w:t>conflitos</w:t>
      </w:r>
      <w:r w:rsidR="00195CCC">
        <w:t xml:space="preserve"> que refletem diretamente na geração </w:t>
      </w:r>
      <w:r w:rsidR="00195CCC">
        <w:lastRenderedPageBreak/>
        <w:t>de valor.</w:t>
      </w:r>
      <w:r w:rsidR="007F2709">
        <w:t xml:space="preserve"> </w:t>
      </w:r>
      <w:r w:rsidR="00815E91">
        <w:t>Para enfatizar a geração de valor, a gestão por processos propõe uma estrutura processual</w:t>
      </w:r>
      <w:r w:rsidR="00EA6582">
        <w:t>, que deixa</w:t>
      </w:r>
      <w:r w:rsidR="00815E91">
        <w:t xml:space="preserve"> </w:t>
      </w:r>
      <w:r w:rsidR="00354560">
        <w:t>em segundo plano</w:t>
      </w:r>
      <w:r w:rsidR="00815E91">
        <w:t xml:space="preserve"> </w:t>
      </w:r>
      <w:r w:rsidR="00701BB5">
        <w:t>os interesses</w:t>
      </w:r>
      <w:r w:rsidR="00815E91">
        <w:t xml:space="preserve"> de cada setor e evidencia a cadeia de valor, </w:t>
      </w:r>
      <w:r w:rsidR="00EA6582">
        <w:t>agilizando os processos internos</w:t>
      </w:r>
      <w:r w:rsidR="00886087">
        <w:t xml:space="preserve"> de forma a</w:t>
      </w:r>
      <w:r w:rsidR="00EA6582">
        <w:t xml:space="preserve"> </w:t>
      </w:r>
      <w:r w:rsidR="00815E91">
        <w:t>responder melhor ao mercado</w:t>
      </w:r>
      <w:r w:rsidR="00886087">
        <w:t>.</w:t>
      </w:r>
      <w:r w:rsidR="00815E91">
        <w:t xml:space="preserve"> </w:t>
      </w:r>
      <w:r w:rsidR="007F2709">
        <w:t>(NETTO, 2006)</w:t>
      </w:r>
      <w:ins w:id="385" w:author="Patrick Machado" w:date="2017-06-20T19:20:00Z">
        <w:r w:rsidR="003E08E7">
          <w:t>.</w:t>
        </w:r>
      </w:ins>
    </w:p>
    <w:p w14:paraId="1E3C9D9B" w14:textId="2199B72B" w:rsidR="00DE5757" w:rsidRDefault="0018279F" w:rsidP="00815E91">
      <w:pPr>
        <w:pStyle w:val="Texto"/>
      </w:pPr>
      <w:r>
        <w:t>A representação gráfica de uma estrutura funcional se dá na orientação vertical, representando a hierarquia das funções</w:t>
      </w:r>
      <w:r w:rsidR="0001218E">
        <w:t xml:space="preserve"> (como </w:t>
      </w:r>
      <w:r w:rsidR="00AA1AF1">
        <w:t>o</w:t>
      </w:r>
      <w:r w:rsidR="0001218E">
        <w:t xml:space="preserve"> organograma</w:t>
      </w:r>
      <w:r w:rsidR="00D21337">
        <w:t xml:space="preserve"> apresentado na </w:t>
      </w:r>
      <w:r w:rsidR="00D21337">
        <w:fldChar w:fldCharType="begin"/>
      </w:r>
      <w:r w:rsidR="00D21337">
        <w:instrText xml:space="preserve"> REF _Ref452751195 \h  \* MERGEFORMAT </w:instrText>
      </w:r>
      <w:r w:rsidR="00D21337">
        <w:fldChar w:fldCharType="separate"/>
      </w:r>
      <w:r w:rsidR="00E23101" w:rsidRPr="00DA65CA">
        <w:t xml:space="preserve">Figura </w:t>
      </w:r>
      <w:r w:rsidR="00E23101" w:rsidRPr="00E23101">
        <w:rPr>
          <w:bCs/>
          <w:noProof/>
        </w:rPr>
        <w:t>1</w:t>
      </w:r>
      <w:r w:rsidR="00D21337">
        <w:fldChar w:fldCharType="end"/>
      </w:r>
      <w:r w:rsidR="0001218E">
        <w:t>)</w:t>
      </w:r>
      <w:r>
        <w:t>. Já a representação da estrutura orientada por processos é feita na horizontal, de forma que represente os processos cruzando as diversas áreas funcionais.</w:t>
      </w:r>
    </w:p>
    <w:p w14:paraId="578048DE" w14:textId="2BBA2469" w:rsidR="0018279F" w:rsidRDefault="00DE5757" w:rsidP="00815E91">
      <w:pPr>
        <w:pStyle w:val="Texto"/>
      </w:pPr>
      <w:r>
        <w:t>A gestão por processos normalmente mantém a estrutura funcional em paralelo à es</w:t>
      </w:r>
      <w:r w:rsidR="00B0378E">
        <w:t>trutura processual.</w:t>
      </w:r>
      <w:r w:rsidR="00B16950" w:rsidRPr="00B16950">
        <w:t xml:space="preserve"> </w:t>
      </w:r>
      <w:r w:rsidR="00B16950">
        <w:t>A gerência hierárquica é substituída pelos donos de processos, que operam com autonomia e responsabilidade sobre cada processo.</w:t>
      </w:r>
      <w:r w:rsidR="00B0378E">
        <w:t xml:space="preserve"> Neste caso ocorre</w:t>
      </w:r>
      <w:r>
        <w:t xml:space="preserve"> a representação matricial da organização, cruzando a estrutura horizontal e vertical. A estrutura matricial varia entre predominantemente funcional ou predominantemente processual.</w:t>
      </w:r>
      <w:r w:rsidR="00B16950">
        <w:t xml:space="preserve"> </w:t>
      </w:r>
      <w:r w:rsidR="001A4E69">
        <w:t xml:space="preserve">A figura </w:t>
      </w:r>
      <w:r w:rsidR="001A4E69">
        <w:fldChar w:fldCharType="begin"/>
      </w:r>
      <w:r w:rsidR="001A4E69">
        <w:instrText xml:space="preserve"> REF _Ref452751900 \p \h </w:instrText>
      </w:r>
      <w:r w:rsidR="001A4E69">
        <w:fldChar w:fldCharType="separate"/>
      </w:r>
      <w:r w:rsidR="00E23101">
        <w:t>abaixo</w:t>
      </w:r>
      <w:r w:rsidR="001A4E69">
        <w:fldChar w:fldCharType="end"/>
      </w:r>
      <w:r w:rsidR="001A4E69">
        <w:t xml:space="preserve"> traz a representação das organizações de gestão funcional, matricial predominantemente funcional, matricial predominantemente processual e puramente processual.</w:t>
      </w:r>
      <w:r w:rsidR="00B8720A">
        <w:t xml:space="preserve"> (</w:t>
      </w:r>
      <w:r w:rsidR="00B16950">
        <w:t xml:space="preserve">MONTEIRO, 2006; </w:t>
      </w:r>
      <w:r w:rsidR="00B8720A">
        <w:t>NETTO, 2006</w:t>
      </w:r>
      <w:r w:rsidR="00C63411">
        <w:t xml:space="preserve">; </w:t>
      </w:r>
      <w:r w:rsidR="00507AD4" w:rsidRPr="002542EA">
        <w:t>VALLE</w:t>
      </w:r>
      <w:r w:rsidR="00507AD4">
        <w:t>; COSTA</w:t>
      </w:r>
      <w:r w:rsidR="00B25C88">
        <w:t>, 2011</w:t>
      </w:r>
      <w:r w:rsidR="00507AD4">
        <w:t>)</w:t>
      </w:r>
      <w:ins w:id="386" w:author="Patrick Machado" w:date="2017-06-20T19:20:00Z">
        <w:r w:rsidR="003E08E7">
          <w:t>.</w:t>
        </w:r>
      </w:ins>
    </w:p>
    <w:p w14:paraId="57316A10" w14:textId="37D73B9C" w:rsidR="00DD7F2C" w:rsidRPr="00DD7F2C" w:rsidRDefault="00DD7F2C" w:rsidP="00140AC5">
      <w:pPr>
        <w:pStyle w:val="Legenda"/>
        <w:ind w:left="1418" w:firstLine="283"/>
        <w:rPr>
          <w:b w:val="0"/>
          <w:bCs w:val="0"/>
          <w:sz w:val="24"/>
          <w:szCs w:val="24"/>
        </w:rPr>
      </w:pPr>
      <w:bookmarkStart w:id="387" w:name="_Ref452751900"/>
      <w:bookmarkStart w:id="388" w:name="_Toc485751624"/>
      <w:r w:rsidRPr="00DA65CA">
        <w:rPr>
          <w:b w:val="0"/>
          <w:bCs w:val="0"/>
          <w:sz w:val="24"/>
          <w:szCs w:val="24"/>
        </w:rPr>
        <w:t xml:space="preserve">Figura </w:t>
      </w:r>
      <w:r w:rsidRPr="00DA65CA">
        <w:rPr>
          <w:b w:val="0"/>
          <w:bCs w:val="0"/>
          <w:sz w:val="24"/>
          <w:szCs w:val="24"/>
        </w:rPr>
        <w:fldChar w:fldCharType="begin"/>
      </w:r>
      <w:r w:rsidRPr="00DA65CA">
        <w:rPr>
          <w:b w:val="0"/>
          <w:bCs w:val="0"/>
          <w:sz w:val="24"/>
          <w:szCs w:val="24"/>
        </w:rPr>
        <w:instrText xml:space="preserve"> SEQ Figura \* ARABIC </w:instrText>
      </w:r>
      <w:r w:rsidRPr="00DA65CA">
        <w:rPr>
          <w:b w:val="0"/>
          <w:bCs w:val="0"/>
          <w:sz w:val="24"/>
          <w:szCs w:val="24"/>
        </w:rPr>
        <w:fldChar w:fldCharType="separate"/>
      </w:r>
      <w:r w:rsidR="00E23101">
        <w:rPr>
          <w:b w:val="0"/>
          <w:bCs w:val="0"/>
          <w:noProof/>
          <w:sz w:val="24"/>
          <w:szCs w:val="24"/>
        </w:rPr>
        <w:t>3</w:t>
      </w:r>
      <w:r w:rsidRPr="00DA65CA">
        <w:rPr>
          <w:b w:val="0"/>
          <w:bCs w:val="0"/>
          <w:sz w:val="24"/>
          <w:szCs w:val="24"/>
        </w:rPr>
        <w:fldChar w:fldCharType="end"/>
      </w:r>
      <w:r w:rsidRPr="00DA65CA">
        <w:rPr>
          <w:b w:val="0"/>
          <w:bCs w:val="0"/>
          <w:sz w:val="24"/>
          <w:szCs w:val="24"/>
        </w:rPr>
        <w:t xml:space="preserve"> </w:t>
      </w:r>
      <w:r>
        <w:rPr>
          <w:b w:val="0"/>
          <w:bCs w:val="0"/>
          <w:sz w:val="24"/>
          <w:szCs w:val="24"/>
        </w:rPr>
        <w:t>–</w:t>
      </w:r>
      <w:r w:rsidRPr="00DA65CA">
        <w:rPr>
          <w:b w:val="0"/>
          <w:bCs w:val="0"/>
          <w:sz w:val="24"/>
          <w:szCs w:val="24"/>
        </w:rPr>
        <w:t xml:space="preserve"> </w:t>
      </w:r>
      <w:r>
        <w:rPr>
          <w:b w:val="0"/>
          <w:bCs w:val="0"/>
          <w:sz w:val="24"/>
          <w:szCs w:val="24"/>
        </w:rPr>
        <w:t>Estruturas de gestão das organizações</w:t>
      </w:r>
      <w:bookmarkEnd w:id="387"/>
      <w:bookmarkEnd w:id="388"/>
    </w:p>
    <w:p w14:paraId="6C1BAB76" w14:textId="24EDB819" w:rsidR="00BF03A9" w:rsidRDefault="00BF03A9" w:rsidP="00140AC5">
      <w:pPr>
        <w:jc w:val="center"/>
      </w:pPr>
      <w:r>
        <w:rPr>
          <w:noProof/>
          <w:lang w:eastAsia="pt-BR"/>
        </w:rPr>
        <w:drawing>
          <wp:inline distT="0" distB="0" distL="0" distR="0" wp14:anchorId="3C7A5DA2" wp14:editId="56DEA7C1">
            <wp:extent cx="5759450" cy="3010622"/>
            <wp:effectExtent l="0" t="0" r="0" b="0"/>
            <wp:docPr id="2" name="Imagem 2" descr="https://tecproit.files.wordpress.com/2009/08/exemploestrutura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cproit.files.wordpress.com/2009/08/exemploestrutura1.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010622"/>
                    </a:xfrm>
                    <a:prstGeom prst="rect">
                      <a:avLst/>
                    </a:prstGeom>
                    <a:noFill/>
                    <a:ln>
                      <a:noFill/>
                    </a:ln>
                  </pic:spPr>
                </pic:pic>
              </a:graphicData>
            </a:graphic>
          </wp:inline>
        </w:drawing>
      </w:r>
    </w:p>
    <w:p w14:paraId="61199AC6" w14:textId="062EAB96" w:rsidR="00BF03A9" w:rsidRPr="00140AC5" w:rsidRDefault="00BF03A9" w:rsidP="00140AC5">
      <w:pPr>
        <w:pStyle w:val="55Tabelafonte"/>
        <w:ind w:left="1418" w:firstLine="283"/>
      </w:pPr>
      <w:commentRangeStart w:id="389"/>
      <w:r w:rsidRPr="00140AC5">
        <w:t>Fonte</w:t>
      </w:r>
      <w:commentRangeEnd w:id="389"/>
      <w:r w:rsidR="003E08E7">
        <w:rPr>
          <w:rStyle w:val="Refdecomentrio"/>
          <w:lang w:eastAsia="ar-SA"/>
        </w:rPr>
        <w:commentReference w:id="389"/>
      </w:r>
      <w:r w:rsidRPr="00140AC5">
        <w:t>:</w:t>
      </w:r>
      <w:del w:id="390" w:author="Patrick Machado" w:date="2017-06-20T19:21:00Z">
        <w:r w:rsidRPr="00140AC5" w:rsidDel="003E08E7">
          <w:delText xml:space="preserve"> https://tecproit.files.wordpress.com/2009/08/exemploestrutura1.gif</w:delText>
        </w:r>
      </w:del>
    </w:p>
    <w:p w14:paraId="52BE3F9A" w14:textId="56758125" w:rsidR="00BF03A9" w:rsidRDefault="00BF03A9" w:rsidP="00815E91">
      <w:pPr>
        <w:pStyle w:val="Texto"/>
      </w:pPr>
    </w:p>
    <w:p w14:paraId="20C9AB1C" w14:textId="4109F83F" w:rsidR="003E304C" w:rsidRPr="002B2066" w:rsidRDefault="003E304C" w:rsidP="003E304C">
      <w:pPr>
        <w:pStyle w:val="Ttulo2"/>
      </w:pPr>
      <w:bookmarkStart w:id="391" w:name="_Toc450743214"/>
      <w:bookmarkStart w:id="392" w:name="_Toc452732930"/>
      <w:bookmarkStart w:id="393" w:name="_Toc485751665"/>
      <w:r w:rsidRPr="002B2066">
        <w:lastRenderedPageBreak/>
        <w:t>BUSINESS PROCESS MANAGEMENT</w:t>
      </w:r>
      <w:bookmarkEnd w:id="391"/>
      <w:bookmarkEnd w:id="392"/>
      <w:bookmarkEnd w:id="393"/>
    </w:p>
    <w:p w14:paraId="73B60984" w14:textId="1010E082" w:rsidR="003E304C" w:rsidRDefault="00CA426F" w:rsidP="00A45E7B">
      <w:pPr>
        <w:pStyle w:val="Texto"/>
      </w:pPr>
      <w:r>
        <w:t>Uma organização centrada em processos</w:t>
      </w:r>
      <w:r w:rsidR="00C778D0">
        <w:t>, trabalha</w:t>
      </w:r>
      <w:r w:rsidR="006E15C8">
        <w:t xml:space="preserve"> a geração de valor</w:t>
      </w:r>
      <w:r w:rsidR="00C778D0">
        <w:t xml:space="preserve"> através da gestão de processos </w:t>
      </w:r>
      <w:r w:rsidR="003C3E76">
        <w:t>de negócio</w:t>
      </w:r>
      <w:r w:rsidR="00C778D0">
        <w:t>. Esta gestão é conhecida por BPM. O</w:t>
      </w:r>
      <w:r w:rsidR="00005D11">
        <w:t xml:space="preserve"> seu escopo</w:t>
      </w:r>
      <w:r w:rsidR="006E15C8">
        <w:t xml:space="preserve"> </w:t>
      </w:r>
      <w:r w:rsidR="004E0053">
        <w:t xml:space="preserve">começa </w:t>
      </w:r>
      <w:r w:rsidR="000763F8">
        <w:t>desde processos</w:t>
      </w:r>
      <w:r w:rsidR="004E0053">
        <w:t xml:space="preserve"> de negócio</w:t>
      </w:r>
      <w:r w:rsidR="000763F8">
        <w:t>, subprocessos, funções de negócio, atividades, tarefas, cenários até os passos em que o trabalho</w:t>
      </w:r>
      <w:r w:rsidR="00DD4F73">
        <w:t xml:space="preserve"> realmente é realizado</w:t>
      </w:r>
      <w:r w:rsidR="004E0053">
        <w:t>.</w:t>
      </w:r>
      <w:r w:rsidR="000763F8">
        <w:t xml:space="preserve"> Esta abrangência </w:t>
      </w:r>
      <w:r w:rsidR="00005D11">
        <w:t xml:space="preserve">é essencial para permitir o </w:t>
      </w:r>
      <w:r w:rsidR="000763F8">
        <w:t>controle sobre o impacto e benefício d</w:t>
      </w:r>
      <w:r w:rsidR="00005D11">
        <w:t xml:space="preserve">e </w:t>
      </w:r>
      <w:r w:rsidR="000763F8">
        <w:t>mudanças</w:t>
      </w:r>
      <w:r w:rsidR="00005D11">
        <w:t xml:space="preserve"> nos processos e envolve indicadores de performance que gera</w:t>
      </w:r>
      <w:r w:rsidR="0047469D">
        <w:t>m</w:t>
      </w:r>
      <w:r w:rsidR="00005D11">
        <w:t xml:space="preserve"> parâmetros de tempo, custo, capacidade e qualidade. </w:t>
      </w:r>
      <w:r w:rsidR="000763F8">
        <w:t xml:space="preserve">  </w:t>
      </w:r>
      <w:r w:rsidR="00DD4F73" w:rsidRPr="002B2066">
        <w:t>(ASSOCIATION OF BUSINESS PROCESS MANAGEMENT PROFESSIONALS</w:t>
      </w:r>
      <w:del w:id="394" w:author="Patrick Machado" w:date="2017-06-20T19:22:00Z">
        <w:r w:rsidR="00DD4F73" w:rsidRPr="002B2066" w:rsidDel="003E08E7">
          <w:delText xml:space="preserve"> BRAZIL</w:delText>
        </w:r>
      </w:del>
      <w:r w:rsidR="00DD4F73" w:rsidRPr="002B2066">
        <w:t>, 2013</w:t>
      </w:r>
      <w:r w:rsidR="00DD4F73">
        <w:t>)</w:t>
      </w:r>
      <w:ins w:id="395" w:author="Patrick Machado" w:date="2017-06-20T19:22:00Z">
        <w:r w:rsidR="003E08E7">
          <w:t>.</w:t>
        </w:r>
      </w:ins>
    </w:p>
    <w:p w14:paraId="1E294A4D" w14:textId="740BC33B" w:rsidR="00A45E7B" w:rsidRDefault="003C3E76" w:rsidP="00004746">
      <w:pPr>
        <w:pStyle w:val="Texto"/>
      </w:pPr>
      <w:r>
        <w:t xml:space="preserve">Para entender o BPM deve se observar uma série de conceitos. Primeiramente, BPM é uma disciplina gerencial, </w:t>
      </w:r>
      <w:r w:rsidR="00DA63FC">
        <w:t xml:space="preserve">que parte do pressuposto de que o gerenciamento dos processos de negócio favorece a empresa no alcance dos seus objetivos, sendo assim </w:t>
      </w:r>
      <w:r w:rsidR="00390E51">
        <w:t>é composta</w:t>
      </w:r>
      <w:r w:rsidR="00DA63FC">
        <w:t xml:space="preserve"> de diversos conhecimentos e práticas sobre o gerenciamento de processos de negócio. Desta forma, o BPM não é uma prescrição de estrutura de trabalho, metodologia ou conjunto de ferramentas, e sim uma capacidade e prática de gerenciar processos de negócio. (</w:t>
      </w:r>
      <w:r w:rsidR="00DA63FC" w:rsidRPr="003E08E7">
        <w:rPr>
          <w:rPrChange w:id="396" w:author="Patrick Machado" w:date="2017-06-20T19:22:00Z">
            <w:rPr>
              <w:i/>
            </w:rPr>
          </w:rPrChange>
        </w:rPr>
        <w:t>ASSOCIATION OF BUSINESS PROCESS MANAGEMENT PROFESSIONALS</w:t>
      </w:r>
      <w:del w:id="397" w:author="Patrick Machado" w:date="2017-06-20T19:22:00Z">
        <w:r w:rsidR="00DA63FC" w:rsidRPr="003E08E7" w:rsidDel="003E08E7">
          <w:rPr>
            <w:rPrChange w:id="398" w:author="Patrick Machado" w:date="2017-06-20T19:22:00Z">
              <w:rPr>
                <w:i/>
              </w:rPr>
            </w:rPrChange>
          </w:rPr>
          <w:delText xml:space="preserve"> BRAZIL</w:delText>
        </w:r>
      </w:del>
      <w:r w:rsidR="00DA63FC">
        <w:t xml:space="preserve">, </w:t>
      </w:r>
      <w:r w:rsidRPr="002B2066">
        <w:t>2013</w:t>
      </w:r>
      <w:r w:rsidR="00DA63FC">
        <w:t>)</w:t>
      </w:r>
      <w:ins w:id="399" w:author="Patrick Machado" w:date="2017-06-20T19:22:00Z">
        <w:r w:rsidR="003E08E7">
          <w:t>.</w:t>
        </w:r>
      </w:ins>
    </w:p>
    <w:p w14:paraId="4AB44F7E" w14:textId="4C5ACDA1" w:rsidR="00390E51" w:rsidRDefault="00390E51" w:rsidP="00390E51">
      <w:pPr>
        <w:pStyle w:val="Texto"/>
      </w:pPr>
      <w:r>
        <w:t>A ABPMP (2013, p. 48) sugere que a essência do BPM está no “[...] gerenciamento ponta a ponta de processos de negócio e a orquestração controlada de atividades ao longo de múltiplas funções de negócio [...]”. Esta é a característica que difere o BPM do gerenciamento funcional tradicional, e por isso na maioria das organizações devem coabitar para se aproveitar o melhor do que cada uma das perspectivas oferece. Conforme o autor: “Gerenciamento funcional assegura a criação eficiente das várias partes necessárias para compor produtos e/ou serviços da organização (visão “de dentro para fora”)”</w:t>
      </w:r>
      <w:r w:rsidR="00605C4E">
        <w:t>,</w:t>
      </w:r>
      <w:r>
        <w:t xml:space="preserve"> enquanto: “BPM assegura que o trabalho seja coordenado através dessas várias funções a fim de entregar produtos e serviços da forma mais eficaz possível para o cliente (visão “de fora para dentro”)”, logo podem ser complementares.</w:t>
      </w:r>
    </w:p>
    <w:p w14:paraId="65ED2B8B" w14:textId="77777777" w:rsidR="0045735F" w:rsidRDefault="00614895" w:rsidP="003C3E76">
      <w:pPr>
        <w:pStyle w:val="Texto"/>
        <w:rPr>
          <w:ins w:id="400" w:author="Patrick Machado" w:date="2017-06-20T18:31:00Z"/>
        </w:rPr>
      </w:pPr>
      <w:r>
        <w:t>A definição de BPM deixa implícito que as organizações bem sucedidas na sua implantação, terão a capacidade de gerenciar os processos de negócio de forma eficaz e eficiente.</w:t>
      </w:r>
    </w:p>
    <w:p w14:paraId="79F2935C" w14:textId="0C38464A" w:rsidR="0045735F" w:rsidRDefault="00614895" w:rsidP="003C3E76">
      <w:pPr>
        <w:pStyle w:val="Texto"/>
        <w:rPr>
          <w:ins w:id="401" w:author="Patrick Machado" w:date="2017-06-20T18:26:00Z"/>
        </w:rPr>
      </w:pPr>
      <w:del w:id="402" w:author="Patrick Machado" w:date="2017-06-20T18:31:00Z">
        <w:r w:rsidDel="0045735F">
          <w:delText xml:space="preserve"> </w:delText>
        </w:r>
      </w:del>
    </w:p>
    <w:p w14:paraId="720D8E6B" w14:textId="11E89C1C" w:rsidR="00954F16" w:rsidRPr="00DC0F5F" w:rsidRDefault="00614895">
      <w:pPr>
        <w:pStyle w:val="Citao"/>
        <w:pPrChange w:id="403" w:author="Patrick Machado" w:date="2017-06-20T18:27:00Z">
          <w:pPr>
            <w:pStyle w:val="Texto"/>
          </w:pPr>
        </w:pPrChange>
      </w:pPr>
      <w:moveFromRangeStart w:id="404" w:author="Patrick Machado" w:date="2017-06-20T18:31:00Z" w:name="move485746795"/>
      <w:commentRangeStart w:id="405"/>
      <w:moveFrom w:id="406" w:author="Patrick Machado" w:date="2017-06-20T18:31:00Z">
        <w:r w:rsidRPr="00DC0F5F" w:rsidDel="0045735F">
          <w:t xml:space="preserve">Conforme a ABPMP (2013, p. 44) </w:t>
        </w:r>
      </w:moveFrom>
      <w:moveFromRangeEnd w:id="404"/>
      <w:del w:id="407" w:author="Patrick Machado" w:date="2017-06-20T18:27:00Z">
        <w:r w:rsidRPr="00DC0F5F" w:rsidDel="0045735F">
          <w:delText>“</w:delText>
        </w:r>
      </w:del>
      <w:r w:rsidRPr="00DC0F5F">
        <w:t xml:space="preserve">Para "ter a capacidade de" gerenciar processos de negócio, uma organização deve possuir métodos otimizados, pessoas preparadas e </w:t>
      </w:r>
      <w:r w:rsidRPr="00DC0F5F">
        <w:lastRenderedPageBreak/>
        <w:t>tecnologias apropriadas para tal</w:t>
      </w:r>
      <w:del w:id="408" w:author="Patrick Machado" w:date="2017-06-20T18:28:00Z">
        <w:r w:rsidRPr="00DC0F5F" w:rsidDel="0045735F">
          <w:delText>”</w:delText>
        </w:r>
      </w:del>
      <w:r w:rsidRPr="0044729E">
        <w:t xml:space="preserve">. </w:t>
      </w:r>
      <w:del w:id="409" w:author="Patrick Machado" w:date="2017-06-20T18:30:00Z">
        <w:r w:rsidRPr="003F7460" w:rsidDel="0045735F">
          <w:delText>Esta capacidade deve ser provida pelos processos da empresa, de forma que habilite</w:delText>
        </w:r>
      </w:del>
      <w:ins w:id="410" w:author="Patrick Machado" w:date="2017-06-20T18:30:00Z">
        <w:r w:rsidR="0045735F">
          <w:t>Para apresentar uma capacidade de BPM, uma organização deveria incluir processos que apoiam BPM. Por exemplo, deve ter processos que habilitem</w:t>
        </w:r>
      </w:ins>
      <w:del w:id="411" w:author="Patrick Machado" w:date="2017-06-20T18:30:00Z">
        <w:r w:rsidRPr="00DC0F5F" w:rsidDel="0045735F">
          <w:delText>m</w:delText>
        </w:r>
      </w:del>
      <w:r w:rsidRPr="00DC0F5F">
        <w:t>:</w:t>
      </w:r>
    </w:p>
    <w:p w14:paraId="5FBEF262" w14:textId="77777777" w:rsidR="00040852" w:rsidRDefault="00040852">
      <w:pPr>
        <w:pStyle w:val="Citaolonga"/>
        <w:spacing w:after="0"/>
        <w:pPrChange w:id="412" w:author="Patrick Machado" w:date="2017-06-20T18:25:00Z">
          <w:pPr>
            <w:spacing w:line="360" w:lineRule="auto"/>
          </w:pPr>
        </w:pPrChange>
      </w:pPr>
      <w:commentRangeStart w:id="413"/>
      <w:r w:rsidRPr="0096585D">
        <w:t>•</w:t>
      </w:r>
      <w:r>
        <w:t xml:space="preserve"> Definição e desenho de processos de negócio</w:t>
      </w:r>
    </w:p>
    <w:p w14:paraId="3B657BD5" w14:textId="77777777" w:rsidR="00040852" w:rsidRDefault="00040852">
      <w:pPr>
        <w:pStyle w:val="Citaolonga"/>
        <w:spacing w:after="0"/>
        <w:pPrChange w:id="414" w:author="Patrick Machado" w:date="2017-06-20T18:25:00Z">
          <w:pPr>
            <w:spacing w:line="360" w:lineRule="auto"/>
          </w:pPr>
        </w:pPrChange>
      </w:pPr>
      <w:r w:rsidRPr="0096585D">
        <w:t>•</w:t>
      </w:r>
      <w:r>
        <w:t xml:space="preserve"> Construção e implementação de processos de negócio</w:t>
      </w:r>
    </w:p>
    <w:p w14:paraId="3F4C793D" w14:textId="77777777" w:rsidR="00040852" w:rsidRDefault="00040852">
      <w:pPr>
        <w:pStyle w:val="Citaolonga"/>
        <w:spacing w:after="0"/>
        <w:pPrChange w:id="415" w:author="Patrick Machado" w:date="2017-06-20T18:25:00Z">
          <w:pPr>
            <w:spacing w:line="360" w:lineRule="auto"/>
          </w:pPr>
        </w:pPrChange>
      </w:pPr>
      <w:r w:rsidRPr="0096585D">
        <w:t>•</w:t>
      </w:r>
      <w:r>
        <w:t xml:space="preserve"> Monitoramento e controle da execução de processos de negócio.</w:t>
      </w:r>
    </w:p>
    <w:p w14:paraId="73D3F159" w14:textId="77777777" w:rsidR="00040852" w:rsidRDefault="00040852">
      <w:pPr>
        <w:pStyle w:val="Citaolonga"/>
        <w:spacing w:after="0"/>
        <w:pPrChange w:id="416" w:author="Patrick Machado" w:date="2017-06-20T18:25:00Z">
          <w:pPr>
            <w:spacing w:line="360" w:lineRule="auto"/>
          </w:pPr>
        </w:pPrChange>
      </w:pPr>
      <w:r w:rsidRPr="0096585D">
        <w:t>•</w:t>
      </w:r>
      <w:r>
        <w:t xml:space="preserve"> Transformação contínua dos processos de negócio ao longo do tempo.</w:t>
      </w:r>
    </w:p>
    <w:p w14:paraId="24DEDB85" w14:textId="77777777" w:rsidR="00040852" w:rsidRDefault="00040852">
      <w:pPr>
        <w:pStyle w:val="Citaolonga"/>
        <w:spacing w:after="0"/>
        <w:pPrChange w:id="417" w:author="Patrick Machado" w:date="2017-06-20T18:25:00Z">
          <w:pPr>
            <w:spacing w:line="360" w:lineRule="auto"/>
          </w:pPr>
        </w:pPrChange>
      </w:pPr>
      <w:r>
        <w:t>Papéis específicos (pessoas) engajados em BPM. Pode incluir, mas não limitado a:</w:t>
      </w:r>
    </w:p>
    <w:p w14:paraId="14983E48" w14:textId="77777777" w:rsidR="00040852" w:rsidRDefault="00040852">
      <w:pPr>
        <w:pStyle w:val="Citaolonga"/>
        <w:spacing w:after="0"/>
        <w:pPrChange w:id="418" w:author="Patrick Machado" w:date="2017-06-20T18:25:00Z">
          <w:pPr>
            <w:spacing w:line="360" w:lineRule="auto"/>
          </w:pPr>
        </w:pPrChange>
      </w:pPr>
      <w:r w:rsidRPr="0096585D">
        <w:t xml:space="preserve">• </w:t>
      </w:r>
      <w:r>
        <w:t>Donos de processo, que são responsáveis em última instância pela execução de processo de negócio de acordo com as expectativas de desempenho definidas para entrega de valor para o cliente.</w:t>
      </w:r>
    </w:p>
    <w:p w14:paraId="2F9A1624" w14:textId="77777777" w:rsidR="00040852" w:rsidRDefault="00040852">
      <w:pPr>
        <w:pStyle w:val="Citaolonga"/>
        <w:spacing w:after="0"/>
        <w:pPrChange w:id="419" w:author="Patrick Machado" w:date="2017-06-20T18:25:00Z">
          <w:pPr>
            <w:spacing w:line="360" w:lineRule="auto"/>
          </w:pPr>
        </w:pPrChange>
      </w:pPr>
      <w:r w:rsidRPr="0096585D">
        <w:t xml:space="preserve">• </w:t>
      </w:r>
      <w:r>
        <w:t>Gerentes de processos, que acompanham e monitoram a execução no dia a dia de processos de negócio, resolvem conflitos e reportam a situação a donos de processos.</w:t>
      </w:r>
    </w:p>
    <w:p w14:paraId="45502F94" w14:textId="77777777" w:rsidR="00040852" w:rsidRDefault="00040852">
      <w:pPr>
        <w:pStyle w:val="Citaolonga"/>
        <w:spacing w:after="0"/>
        <w:pPrChange w:id="420" w:author="Patrick Machado" w:date="2017-06-20T18:25:00Z">
          <w:pPr>
            <w:spacing w:line="360" w:lineRule="auto"/>
          </w:pPr>
        </w:pPrChange>
      </w:pPr>
      <w:r w:rsidRPr="0096585D">
        <w:t>•</w:t>
      </w:r>
      <w:r>
        <w:t xml:space="preserve"> Arquitetos de processo, que compreendem o inter-relacionamento entre os diversos processos</w:t>
      </w:r>
    </w:p>
    <w:p w14:paraId="303E2C10" w14:textId="77777777" w:rsidR="00040852" w:rsidRDefault="00040852">
      <w:pPr>
        <w:pStyle w:val="Citaolonga"/>
        <w:spacing w:after="0"/>
        <w:pPrChange w:id="421" w:author="Patrick Machado" w:date="2017-06-20T18:25:00Z">
          <w:pPr>
            <w:spacing w:line="360" w:lineRule="auto"/>
          </w:pPr>
        </w:pPrChange>
      </w:pPr>
      <w:r w:rsidRPr="0096585D">
        <w:t>•</w:t>
      </w:r>
      <w:r>
        <w:t xml:space="preserve"> Analistas de processos, que modelam o estado atual de processos (“AS-IS”)</w:t>
      </w:r>
    </w:p>
    <w:p w14:paraId="5C2D3FD9" w14:textId="77777777" w:rsidR="00040852" w:rsidRDefault="00040852">
      <w:pPr>
        <w:pStyle w:val="Citaolonga"/>
        <w:spacing w:after="0"/>
        <w:pPrChange w:id="422" w:author="Patrick Machado" w:date="2017-06-20T18:25:00Z">
          <w:pPr>
            <w:spacing w:line="360" w:lineRule="auto"/>
          </w:pPr>
        </w:pPrChange>
      </w:pPr>
      <w:r w:rsidRPr="0096585D">
        <w:t xml:space="preserve">• </w:t>
      </w:r>
      <w:r>
        <w:t>Designers de processos, que modelam o estado futuro de processos (“TO-BE”)</w:t>
      </w:r>
    </w:p>
    <w:p w14:paraId="4EF74019" w14:textId="77777777" w:rsidR="00040852" w:rsidRDefault="00040852">
      <w:pPr>
        <w:pStyle w:val="Citaolonga"/>
        <w:spacing w:after="0"/>
        <w:pPrChange w:id="423" w:author="Patrick Machado" w:date="2017-06-20T18:25:00Z">
          <w:pPr>
            <w:spacing w:line="360" w:lineRule="auto"/>
          </w:pPr>
        </w:pPrChange>
      </w:pPr>
      <w:r>
        <w:t xml:space="preserve">Tecnologias especializadas para prover suporte a BPM. Essas tecnologias oferecem funcionalidades para prover suporte a: </w:t>
      </w:r>
    </w:p>
    <w:p w14:paraId="7E62D7DE" w14:textId="77777777" w:rsidR="00040852" w:rsidRDefault="00040852">
      <w:pPr>
        <w:pStyle w:val="Citaolonga"/>
        <w:spacing w:after="0"/>
        <w:pPrChange w:id="424" w:author="Patrick Machado" w:date="2017-06-20T18:25:00Z">
          <w:pPr>
            <w:spacing w:line="360" w:lineRule="auto"/>
          </w:pPr>
        </w:pPrChange>
      </w:pPr>
      <w:r w:rsidRPr="0096585D">
        <w:t>•</w:t>
      </w:r>
      <w:r>
        <w:t xml:space="preserve"> Planejamento de processo de negócio</w:t>
      </w:r>
    </w:p>
    <w:p w14:paraId="31006938" w14:textId="77777777" w:rsidR="00040852" w:rsidRDefault="00040852">
      <w:pPr>
        <w:pStyle w:val="Citaolonga"/>
        <w:spacing w:after="0"/>
        <w:pPrChange w:id="425" w:author="Patrick Machado" w:date="2017-06-20T18:25:00Z">
          <w:pPr>
            <w:spacing w:line="360" w:lineRule="auto"/>
          </w:pPr>
        </w:pPrChange>
      </w:pPr>
      <w:r w:rsidRPr="0096585D">
        <w:t>•</w:t>
      </w:r>
      <w:r>
        <w:t xml:space="preserve"> Modelagem, análise e desenho de processos de negócio</w:t>
      </w:r>
    </w:p>
    <w:p w14:paraId="77D14FB3" w14:textId="77777777" w:rsidR="00040852" w:rsidRDefault="00040852">
      <w:pPr>
        <w:pStyle w:val="Citaolonga"/>
        <w:spacing w:after="0"/>
        <w:pPrChange w:id="426" w:author="Patrick Machado" w:date="2017-06-20T18:25:00Z">
          <w:pPr>
            <w:spacing w:line="360" w:lineRule="auto"/>
          </w:pPr>
        </w:pPrChange>
      </w:pPr>
      <w:r w:rsidRPr="0096585D">
        <w:t>•</w:t>
      </w:r>
      <w:r>
        <w:t xml:space="preserve"> Execução de processos de negócio</w:t>
      </w:r>
    </w:p>
    <w:p w14:paraId="33EB755F" w14:textId="77777777" w:rsidR="00040852" w:rsidRPr="009162EB" w:rsidRDefault="00040852">
      <w:pPr>
        <w:pStyle w:val="Citaolonga"/>
        <w:spacing w:after="0"/>
        <w:pPrChange w:id="427" w:author="Patrick Machado" w:date="2017-06-20T18:25:00Z">
          <w:pPr>
            <w:spacing w:line="360" w:lineRule="auto"/>
          </w:pPr>
        </w:pPrChange>
      </w:pPr>
      <w:r w:rsidRPr="0096585D">
        <w:t>•</w:t>
      </w:r>
      <w:r>
        <w:t xml:space="preserve"> Monitoramento de processos de negócio e acompanhamento de desempenho</w:t>
      </w:r>
    </w:p>
    <w:p w14:paraId="6B02945A" w14:textId="55433B8E" w:rsidR="00040852" w:rsidRDefault="00040852">
      <w:pPr>
        <w:pStyle w:val="Citaolonga"/>
        <w:spacing w:after="0"/>
        <w:rPr>
          <w:ins w:id="428" w:author="Patrick Machado" w:date="2017-06-20T18:31:00Z"/>
        </w:rPr>
        <w:pPrChange w:id="429" w:author="Patrick Machado" w:date="2017-06-20T18:25:00Z">
          <w:pPr>
            <w:spacing w:line="360" w:lineRule="auto"/>
          </w:pPr>
        </w:pPrChange>
      </w:pPr>
      <w:r w:rsidRPr="0096585D">
        <w:t>•</w:t>
      </w:r>
      <w:r>
        <w:t xml:space="preserve"> Gerenciamento e controle de mudanças em processos de negócio</w:t>
      </w:r>
      <w:commentRangeEnd w:id="413"/>
      <w:r w:rsidR="00B177BB" w:rsidRPr="0045735F">
        <w:rPr>
          <w:rPrChange w:id="430" w:author="Patrick Machado" w:date="2017-06-20T18:25:00Z">
            <w:rPr>
              <w:rStyle w:val="Refdecomentrio"/>
            </w:rPr>
          </w:rPrChange>
        </w:rPr>
        <w:commentReference w:id="413"/>
      </w:r>
      <w:commentRangeEnd w:id="405"/>
      <w:r w:rsidR="004B7E03" w:rsidRPr="0045735F">
        <w:rPr>
          <w:rPrChange w:id="431" w:author="Patrick Machado" w:date="2017-06-20T18:25:00Z">
            <w:rPr>
              <w:rStyle w:val="Refdecomentrio"/>
            </w:rPr>
          </w:rPrChange>
        </w:rPr>
        <w:commentReference w:id="405"/>
      </w:r>
    </w:p>
    <w:p w14:paraId="0F508CE8" w14:textId="0998DF17" w:rsidR="0045735F" w:rsidRPr="00DC0F5F" w:rsidRDefault="0045735F">
      <w:pPr>
        <w:pStyle w:val="Citao"/>
        <w:pPrChange w:id="432" w:author="Patrick Machado" w:date="2017-06-20T18:31:00Z">
          <w:pPr>
            <w:spacing w:line="360" w:lineRule="auto"/>
          </w:pPr>
        </w:pPrChange>
      </w:pPr>
      <w:commentRangeStart w:id="433"/>
      <w:ins w:id="434" w:author="Patrick Machado" w:date="2017-06-20T18:31:00Z">
        <w:r>
          <w:t>(</w:t>
        </w:r>
      </w:ins>
      <w:moveToRangeStart w:id="435" w:author="Patrick Machado" w:date="2017-06-20T18:31:00Z" w:name="move485746795"/>
      <w:moveTo w:id="436" w:author="Patrick Machado" w:date="2017-06-20T18:31:00Z">
        <w:del w:id="437" w:author="Patrick Machado" w:date="2017-06-20T18:31:00Z">
          <w:r w:rsidRPr="00A34BE9" w:rsidDel="0045735F">
            <w:delText xml:space="preserve">Conforme a </w:delText>
          </w:r>
        </w:del>
        <w:del w:id="438" w:author="Patrick Machado" w:date="2017-06-20T19:25:00Z">
          <w:r w:rsidRPr="00A34BE9" w:rsidDel="007B57E1">
            <w:delText>ABPMP</w:delText>
          </w:r>
        </w:del>
      </w:moveTo>
      <w:ins w:id="439" w:author="Patrick Machado" w:date="2017-06-20T19:25:00Z">
        <w:r w:rsidR="007B57E1">
          <w:t>ASSOCIATION OF BUSINESS PROCESS MANAGEMENT PROFESSIONALS</w:t>
        </w:r>
      </w:ins>
      <w:ins w:id="440" w:author="Patrick Machado" w:date="2017-06-20T18:31:00Z">
        <w:r>
          <w:t>,</w:t>
        </w:r>
      </w:ins>
      <w:moveTo w:id="441" w:author="Patrick Machado" w:date="2017-06-20T18:31:00Z">
        <w:r w:rsidRPr="00A34BE9">
          <w:t xml:space="preserve"> </w:t>
        </w:r>
        <w:del w:id="442" w:author="Patrick Machado" w:date="2017-06-20T18:31:00Z">
          <w:r w:rsidRPr="00A34BE9" w:rsidDel="0045735F">
            <w:delText>(</w:delText>
          </w:r>
        </w:del>
        <w:r w:rsidRPr="00A34BE9">
          <w:t>2013, p. 44)</w:t>
        </w:r>
      </w:moveTo>
      <w:moveToRangeEnd w:id="435"/>
      <w:commentRangeEnd w:id="433"/>
      <w:r w:rsidR="000A431D">
        <w:rPr>
          <w:rStyle w:val="Refdecomentrio"/>
        </w:rPr>
        <w:commentReference w:id="433"/>
      </w:r>
    </w:p>
    <w:p w14:paraId="3802E581" w14:textId="77777777" w:rsidR="0045735F" w:rsidRDefault="0045735F" w:rsidP="003C3E76">
      <w:pPr>
        <w:pStyle w:val="Texto"/>
        <w:rPr>
          <w:ins w:id="443" w:author="Patrick Machado" w:date="2017-06-20T18:31:00Z"/>
        </w:rPr>
      </w:pPr>
    </w:p>
    <w:p w14:paraId="051105E7" w14:textId="3D11BA5F" w:rsidR="00040852" w:rsidRDefault="008D2CCD" w:rsidP="003C3E76">
      <w:pPr>
        <w:pStyle w:val="Texto"/>
        <w:rPr>
          <w:ins w:id="444" w:author="Patrick Machado" w:date="2017-06-20T19:30:00Z"/>
        </w:rPr>
      </w:pPr>
      <w:r>
        <w:t xml:space="preserve">O BPM parte da premissa de que os objetivos organizacionais estão ligados aos processos, sendo o gerenciamento de processos um caminho para alcançá-los. Então, é importante entender qual seria o objetivo de toda empresa e a sua ligação com os processos. Para uma empresa com fins lucrativos, pode parecer claro que o seu objetivo é oferecer retorno sobre o investimento aos acionistas. Porém, é mais correto afirmar que o objetivo de uma empresa é gerar valor para os seus clientes. </w:t>
      </w:r>
      <w:r w:rsidR="007D6529">
        <w:t xml:space="preserve">A figura </w:t>
      </w:r>
      <w:r w:rsidR="007D6529">
        <w:fldChar w:fldCharType="begin"/>
      </w:r>
      <w:r w:rsidR="007D6529">
        <w:instrText xml:space="preserve"> REF _Ref479009905 \p \h </w:instrText>
      </w:r>
      <w:r w:rsidR="007D6529">
        <w:fldChar w:fldCharType="separate"/>
      </w:r>
      <w:r w:rsidR="00E23101">
        <w:t>abaixo</w:t>
      </w:r>
      <w:r w:rsidR="007D6529">
        <w:fldChar w:fldCharType="end"/>
      </w:r>
      <w:r w:rsidR="007D6529">
        <w:t xml:space="preserve"> representa esta relação.</w:t>
      </w:r>
      <w:r w:rsidR="00A903EA">
        <w:t xml:space="preserve"> (</w:t>
      </w:r>
      <w:del w:id="445" w:author="Patrick Machado" w:date="2017-06-20T19:28:00Z">
        <w:r w:rsidR="00A903EA" w:rsidDel="002235FF">
          <w:delText>ABPMP</w:delText>
        </w:r>
      </w:del>
      <w:ins w:id="446" w:author="Patrick Machado" w:date="2017-06-20T19:28:00Z">
        <w:r w:rsidR="002235FF">
          <w:t>ASSOCIATION OF BUSINESS PROCESS MANAGEMENT PROFESSIONALS</w:t>
        </w:r>
      </w:ins>
      <w:r w:rsidR="00A903EA">
        <w:t>, 2013)</w:t>
      </w:r>
      <w:ins w:id="447" w:author="Patrick Machado" w:date="2017-06-20T19:28:00Z">
        <w:r w:rsidR="002235FF">
          <w:t>.</w:t>
        </w:r>
      </w:ins>
    </w:p>
    <w:p w14:paraId="6CCB9AE0" w14:textId="77777777" w:rsidR="002235FF" w:rsidRDefault="002235FF">
      <w:pPr>
        <w:suppressAutoHyphens w:val="0"/>
        <w:jc w:val="left"/>
        <w:rPr>
          <w:ins w:id="448" w:author="Patrick Machado" w:date="2017-06-20T19:30:00Z"/>
          <w:szCs w:val="24"/>
        </w:rPr>
      </w:pPr>
      <w:ins w:id="449" w:author="Patrick Machado" w:date="2017-06-20T19:30:00Z">
        <w:r>
          <w:br w:type="page"/>
        </w:r>
      </w:ins>
    </w:p>
    <w:p w14:paraId="3D905375" w14:textId="30013E8B" w:rsidR="002235FF" w:rsidDel="002235FF" w:rsidRDefault="002235FF">
      <w:pPr>
        <w:pStyle w:val="Texto"/>
        <w:ind w:firstLine="0"/>
        <w:rPr>
          <w:del w:id="450" w:author="Patrick Machado" w:date="2017-06-20T19:30:00Z"/>
        </w:rPr>
        <w:pPrChange w:id="451" w:author="Patrick Machado" w:date="2017-06-20T19:30:00Z">
          <w:pPr>
            <w:pStyle w:val="Texto"/>
          </w:pPr>
        </w:pPrChange>
      </w:pPr>
    </w:p>
    <w:p w14:paraId="25B31365" w14:textId="6D479385" w:rsidR="007D6529" w:rsidRDefault="007D6529" w:rsidP="007D6529">
      <w:pPr>
        <w:pStyle w:val="Legenda"/>
        <w:ind w:left="1418" w:firstLine="283"/>
        <w:rPr>
          <w:b w:val="0"/>
          <w:bCs w:val="0"/>
          <w:sz w:val="24"/>
          <w:szCs w:val="24"/>
        </w:rPr>
      </w:pPr>
      <w:bookmarkStart w:id="452" w:name="_Ref479009905"/>
      <w:bookmarkStart w:id="453" w:name="_Toc485751625"/>
      <w:r w:rsidRPr="00DA65CA">
        <w:rPr>
          <w:b w:val="0"/>
          <w:bCs w:val="0"/>
          <w:sz w:val="24"/>
          <w:szCs w:val="24"/>
        </w:rPr>
        <w:t xml:space="preserve">Figura </w:t>
      </w:r>
      <w:r w:rsidRPr="00DA65CA">
        <w:rPr>
          <w:b w:val="0"/>
          <w:bCs w:val="0"/>
          <w:sz w:val="24"/>
          <w:szCs w:val="24"/>
        </w:rPr>
        <w:fldChar w:fldCharType="begin"/>
      </w:r>
      <w:r w:rsidRPr="00DA65CA">
        <w:rPr>
          <w:b w:val="0"/>
          <w:bCs w:val="0"/>
          <w:sz w:val="24"/>
          <w:szCs w:val="24"/>
        </w:rPr>
        <w:instrText xml:space="preserve"> SEQ Figura \* ARABIC </w:instrText>
      </w:r>
      <w:r w:rsidRPr="00DA65CA">
        <w:rPr>
          <w:b w:val="0"/>
          <w:bCs w:val="0"/>
          <w:sz w:val="24"/>
          <w:szCs w:val="24"/>
        </w:rPr>
        <w:fldChar w:fldCharType="separate"/>
      </w:r>
      <w:r w:rsidR="00E23101">
        <w:rPr>
          <w:b w:val="0"/>
          <w:bCs w:val="0"/>
          <w:noProof/>
          <w:sz w:val="24"/>
          <w:szCs w:val="24"/>
        </w:rPr>
        <w:t>4</w:t>
      </w:r>
      <w:r w:rsidRPr="00DA65CA">
        <w:rPr>
          <w:b w:val="0"/>
          <w:bCs w:val="0"/>
          <w:sz w:val="24"/>
          <w:szCs w:val="24"/>
        </w:rPr>
        <w:fldChar w:fldCharType="end"/>
      </w:r>
      <w:r w:rsidRPr="00DA65CA">
        <w:rPr>
          <w:b w:val="0"/>
          <w:bCs w:val="0"/>
          <w:sz w:val="24"/>
          <w:szCs w:val="24"/>
        </w:rPr>
        <w:t xml:space="preserve"> </w:t>
      </w:r>
      <w:r>
        <w:rPr>
          <w:b w:val="0"/>
          <w:bCs w:val="0"/>
          <w:sz w:val="24"/>
          <w:szCs w:val="24"/>
        </w:rPr>
        <w:t>–</w:t>
      </w:r>
      <w:r w:rsidRPr="00DA65CA">
        <w:rPr>
          <w:b w:val="0"/>
          <w:bCs w:val="0"/>
          <w:sz w:val="24"/>
          <w:szCs w:val="24"/>
        </w:rPr>
        <w:t xml:space="preserve"> </w:t>
      </w:r>
      <w:r>
        <w:rPr>
          <w:b w:val="0"/>
          <w:bCs w:val="0"/>
          <w:sz w:val="24"/>
          <w:szCs w:val="24"/>
        </w:rPr>
        <w:t>BPM e a conexão com objetivos estratégicos</w:t>
      </w:r>
      <w:bookmarkEnd w:id="452"/>
      <w:bookmarkEnd w:id="453"/>
    </w:p>
    <w:p w14:paraId="3C78C0D6" w14:textId="5CE971B6" w:rsidR="007D6529" w:rsidRDefault="007D6529" w:rsidP="007D6529">
      <w:r>
        <w:rPr>
          <w:noProof/>
          <w:lang w:eastAsia="pt-BR"/>
        </w:rPr>
        <w:drawing>
          <wp:inline distT="0" distB="0" distL="0" distR="0" wp14:anchorId="0646618D" wp14:editId="58ED7DA7">
            <wp:extent cx="5753100" cy="32385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584EAEC8" w14:textId="0AA35AAE" w:rsidR="00B177BB" w:rsidRPr="00140AC5" w:rsidRDefault="00B177BB" w:rsidP="00B177BB">
      <w:pPr>
        <w:pStyle w:val="55Tabelafonte"/>
        <w:ind w:left="1418" w:firstLine="283"/>
      </w:pPr>
      <w:commentRangeStart w:id="454"/>
      <w:commentRangeStart w:id="455"/>
      <w:r w:rsidRPr="00140AC5">
        <w:t xml:space="preserve">Fonte: </w:t>
      </w:r>
      <w:ins w:id="456" w:author="Patrick Machado" w:date="2017-06-20T19:28:00Z">
        <w:r w:rsidR="002235FF">
          <w:t xml:space="preserve">Association of Business Process Management Professionals, </w:t>
        </w:r>
      </w:ins>
      <w:ins w:id="457" w:author="Patrick Machado" w:date="2017-06-20T19:29:00Z">
        <w:r w:rsidR="002235FF">
          <w:t>2013.</w:t>
        </w:r>
      </w:ins>
      <w:del w:id="458" w:author="Patrick Machado" w:date="2017-06-20T19:28:00Z">
        <w:r w:rsidDel="002235FF">
          <w:delText>CBOK</w:delText>
        </w:r>
        <w:commentRangeEnd w:id="454"/>
        <w:r w:rsidDel="002235FF">
          <w:rPr>
            <w:rStyle w:val="Refdecomentrio"/>
            <w:lang w:eastAsia="ar-SA"/>
          </w:rPr>
          <w:commentReference w:id="454"/>
        </w:r>
        <w:commentRangeEnd w:id="455"/>
        <w:r w:rsidR="000A431D" w:rsidDel="002235FF">
          <w:rPr>
            <w:rStyle w:val="Refdecomentrio"/>
            <w:lang w:eastAsia="ar-SA"/>
          </w:rPr>
          <w:commentReference w:id="455"/>
        </w:r>
      </w:del>
    </w:p>
    <w:p w14:paraId="02BC3654" w14:textId="21C2720B" w:rsidR="00B177BB" w:rsidRPr="007D6529" w:rsidRDefault="00B177BB" w:rsidP="007D6529"/>
    <w:p w14:paraId="30E953D1" w14:textId="1E49BC39" w:rsidR="00DA6895" w:rsidRDefault="00090F37" w:rsidP="00DA6895">
      <w:pPr>
        <w:pStyle w:val="Texto"/>
        <w:rPr>
          <w:ins w:id="459" w:author="Patrick Machado" w:date="2017-06-20T19:30:00Z"/>
        </w:rPr>
      </w:pPr>
      <w:r>
        <w:t xml:space="preserve">É natural que </w:t>
      </w:r>
      <w:r w:rsidR="00DA6895">
        <w:t>a execução dos processos de uma empresa demande</w:t>
      </w:r>
      <w:r>
        <w:t xml:space="preserve"> o relacionamento entre múltiplas funções de negócio, por exemplo: vendas, financeiro ou produção. Desta forma o BPM trata o trabalho ponta a ponta e a orquestração das</w:t>
      </w:r>
      <w:r w:rsidR="00DA6895">
        <w:t xml:space="preserve"> atividades realizadas pelas funções de negócio. Isso faz com que na maioria das organizações o BPM e o gerenciamento funcional devam coabitar para obter máximo proveito das vantagens de cada </w:t>
      </w:r>
      <w:r w:rsidR="00DA6895" w:rsidRPr="00DA6895">
        <w:t>perspectiva</w:t>
      </w:r>
      <w:r w:rsidR="00DA6895">
        <w:t>. Enquanto o “gerenciamento funcional assegura a criação eficiente das partes necessárias para compor produtos e/ou serviços”, o “BPM assegura que o trabalho seja coordenado através dessas várias funções a fim de entregar produtos e serviços da forma mais eficaz possível para o cliente”</w:t>
      </w:r>
      <w:r w:rsidR="0087031B">
        <w:t>.</w:t>
      </w:r>
      <w:r w:rsidR="00DA6895">
        <w:t xml:space="preserve"> (</w:t>
      </w:r>
      <w:del w:id="460" w:author="Patrick Machado" w:date="2017-06-20T19:29:00Z">
        <w:r w:rsidR="00DA6895" w:rsidDel="002235FF">
          <w:delText>ABPMP</w:delText>
        </w:r>
      </w:del>
      <w:ins w:id="461" w:author="Patrick Machado" w:date="2017-06-20T19:29:00Z">
        <w:r w:rsidR="002235FF">
          <w:t>ASSOCIATION OF BUSINESS PROCESS MANAGEMENT PROFESSIONALS</w:t>
        </w:r>
      </w:ins>
      <w:r w:rsidR="00DA6895">
        <w:t>, 2013, p. 48)</w:t>
      </w:r>
      <w:ins w:id="462" w:author="Patrick Machado" w:date="2017-06-20T19:29:00Z">
        <w:r w:rsidR="002235FF">
          <w:t>.</w:t>
        </w:r>
      </w:ins>
    </w:p>
    <w:p w14:paraId="11F4D974" w14:textId="77777777" w:rsidR="002235FF" w:rsidRDefault="002235FF">
      <w:pPr>
        <w:suppressAutoHyphens w:val="0"/>
        <w:jc w:val="left"/>
        <w:rPr>
          <w:ins w:id="463" w:author="Patrick Machado" w:date="2017-06-20T19:30:00Z"/>
          <w:b/>
          <w:bCs/>
          <w:sz w:val="20"/>
        </w:rPr>
      </w:pPr>
      <w:ins w:id="464" w:author="Patrick Machado" w:date="2017-06-20T19:30:00Z">
        <w:r>
          <w:br w:type="page"/>
        </w:r>
      </w:ins>
    </w:p>
    <w:p w14:paraId="52FE62FF" w14:textId="56ABA564" w:rsidR="002235FF" w:rsidDel="002235FF" w:rsidRDefault="002235FF" w:rsidP="00DA6895">
      <w:pPr>
        <w:pStyle w:val="Texto"/>
        <w:rPr>
          <w:del w:id="465" w:author="Patrick Machado" w:date="2017-06-20T19:30:00Z"/>
        </w:rPr>
      </w:pPr>
    </w:p>
    <w:p w14:paraId="5B60881E" w14:textId="3102237B" w:rsidR="00DA6895" w:rsidRPr="00DA6895" w:rsidRDefault="00DA6895" w:rsidP="00DA6895">
      <w:pPr>
        <w:pStyle w:val="Legenda"/>
        <w:ind w:left="1418" w:firstLine="283"/>
        <w:rPr>
          <w:b w:val="0"/>
          <w:bCs w:val="0"/>
          <w:sz w:val="24"/>
          <w:szCs w:val="24"/>
        </w:rPr>
      </w:pPr>
      <w:bookmarkStart w:id="466" w:name="_Toc485751626"/>
      <w:r w:rsidRPr="00DA65CA">
        <w:rPr>
          <w:b w:val="0"/>
          <w:bCs w:val="0"/>
          <w:sz w:val="24"/>
          <w:szCs w:val="24"/>
        </w:rPr>
        <w:t xml:space="preserve">Figura </w:t>
      </w:r>
      <w:r w:rsidRPr="00DA65CA">
        <w:rPr>
          <w:b w:val="0"/>
          <w:bCs w:val="0"/>
          <w:sz w:val="24"/>
          <w:szCs w:val="24"/>
        </w:rPr>
        <w:fldChar w:fldCharType="begin"/>
      </w:r>
      <w:r w:rsidRPr="00DA65CA">
        <w:rPr>
          <w:b w:val="0"/>
          <w:bCs w:val="0"/>
          <w:sz w:val="24"/>
          <w:szCs w:val="24"/>
        </w:rPr>
        <w:instrText xml:space="preserve"> SEQ Figura \* ARABIC </w:instrText>
      </w:r>
      <w:r w:rsidRPr="00DA65CA">
        <w:rPr>
          <w:b w:val="0"/>
          <w:bCs w:val="0"/>
          <w:sz w:val="24"/>
          <w:szCs w:val="24"/>
        </w:rPr>
        <w:fldChar w:fldCharType="separate"/>
      </w:r>
      <w:r w:rsidR="00E23101">
        <w:rPr>
          <w:b w:val="0"/>
          <w:bCs w:val="0"/>
          <w:noProof/>
          <w:sz w:val="24"/>
          <w:szCs w:val="24"/>
        </w:rPr>
        <w:t>5</w:t>
      </w:r>
      <w:r w:rsidRPr="00DA65CA">
        <w:rPr>
          <w:b w:val="0"/>
          <w:bCs w:val="0"/>
          <w:sz w:val="24"/>
          <w:szCs w:val="24"/>
        </w:rPr>
        <w:fldChar w:fldCharType="end"/>
      </w:r>
      <w:r w:rsidRPr="00DA65CA">
        <w:rPr>
          <w:b w:val="0"/>
          <w:bCs w:val="0"/>
          <w:sz w:val="24"/>
          <w:szCs w:val="24"/>
        </w:rPr>
        <w:t xml:space="preserve"> </w:t>
      </w:r>
      <w:r>
        <w:rPr>
          <w:b w:val="0"/>
          <w:bCs w:val="0"/>
          <w:sz w:val="24"/>
          <w:szCs w:val="24"/>
        </w:rPr>
        <w:t>–</w:t>
      </w:r>
      <w:r w:rsidRPr="00DA65CA">
        <w:rPr>
          <w:b w:val="0"/>
          <w:bCs w:val="0"/>
          <w:sz w:val="24"/>
          <w:szCs w:val="24"/>
        </w:rPr>
        <w:t xml:space="preserve"> </w:t>
      </w:r>
      <w:r>
        <w:rPr>
          <w:b w:val="0"/>
          <w:bCs w:val="0"/>
          <w:sz w:val="24"/>
          <w:szCs w:val="24"/>
        </w:rPr>
        <w:t>Orquestração de atividades ao longo das funções de negócio.</w:t>
      </w:r>
      <w:bookmarkEnd w:id="466"/>
    </w:p>
    <w:p w14:paraId="27E7B892" w14:textId="4A670B01" w:rsidR="00DA6895" w:rsidRDefault="00DA6895" w:rsidP="00DA6895">
      <w:pPr>
        <w:pStyle w:val="Texto"/>
        <w:ind w:firstLine="0"/>
        <w:rPr>
          <w:ins w:id="467" w:author="Patrick Machado" w:date="2017-06-20T19:29:00Z"/>
        </w:rPr>
      </w:pPr>
      <w:r>
        <w:rPr>
          <w:noProof/>
          <w:lang w:eastAsia="pt-BR"/>
        </w:rPr>
        <w:drawing>
          <wp:inline distT="0" distB="0" distL="0" distR="0" wp14:anchorId="5E983619" wp14:editId="4F7EF74C">
            <wp:extent cx="5753100" cy="32480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248025"/>
                    </a:xfrm>
                    <a:prstGeom prst="rect">
                      <a:avLst/>
                    </a:prstGeom>
                    <a:noFill/>
                    <a:ln>
                      <a:noFill/>
                    </a:ln>
                  </pic:spPr>
                </pic:pic>
              </a:graphicData>
            </a:graphic>
          </wp:inline>
        </w:drawing>
      </w:r>
    </w:p>
    <w:p w14:paraId="6B87D534" w14:textId="77777777" w:rsidR="002235FF" w:rsidRPr="00140AC5" w:rsidRDefault="002235FF" w:rsidP="002235FF">
      <w:pPr>
        <w:pStyle w:val="55Tabelafonte"/>
        <w:ind w:left="1418" w:firstLine="283"/>
        <w:rPr>
          <w:ins w:id="468" w:author="Patrick Machado" w:date="2017-06-20T19:29:00Z"/>
        </w:rPr>
      </w:pPr>
      <w:ins w:id="469" w:author="Patrick Machado" w:date="2017-06-20T19:29:00Z">
        <w:r w:rsidRPr="00140AC5">
          <w:t xml:space="preserve">Fonte: </w:t>
        </w:r>
        <w:r>
          <w:t>Association of Business Process Management Professionals, 2013.</w:t>
        </w:r>
      </w:ins>
    </w:p>
    <w:p w14:paraId="6E1DF7B5" w14:textId="77777777" w:rsidR="002235FF" w:rsidRDefault="002235FF" w:rsidP="00DA6895">
      <w:pPr>
        <w:pStyle w:val="Texto"/>
        <w:ind w:firstLine="0"/>
      </w:pPr>
    </w:p>
    <w:p w14:paraId="1BFCCA55" w14:textId="2462242A" w:rsidR="00DA6895" w:rsidRDefault="00134D7F" w:rsidP="003C3E76">
      <w:pPr>
        <w:pStyle w:val="Texto"/>
      </w:pPr>
      <w:r>
        <w:t>É bastante utilizado as representações gráficas para entendimento do encadeamento e responsabilidade das atividades. Porém ainda é necessário responder a questões como</w:t>
      </w:r>
      <w:r w:rsidR="0087031B">
        <w:t>: Quand</w:t>
      </w:r>
      <w:r>
        <w:t>o o trabalho é feito? Que insumos materiais ou de informação são necessários? Que entregáveis ou artefatos são produzidos? Onde o trabalho é feito? Onde as entregas de trabalho e os artefatos são armazenados? Porque o trabalho é feito? Quem é beneficiado com o resultado final?</w:t>
      </w:r>
      <w:r w:rsidR="0087031B">
        <w:t xml:space="preserve"> Sendo assim um processo de negócio definido de forma abrangente trata O QUE, ONDE, QUANDO, POR QUE, COMO e POR QUEM o trabalho é realizado.</w:t>
      </w:r>
      <w:r w:rsidR="00523FE4">
        <w:t xml:space="preserve"> (</w:t>
      </w:r>
      <w:del w:id="470" w:author="Patrick Machado" w:date="2017-06-20T19:30:00Z">
        <w:r w:rsidR="00523FE4" w:rsidDel="002235FF">
          <w:delText>ABPMP</w:delText>
        </w:r>
      </w:del>
      <w:ins w:id="471" w:author="Patrick Machado" w:date="2017-06-20T19:30:00Z">
        <w:r w:rsidR="002235FF">
          <w:t>ASSOCIATION OF BUSINESS PROCESS MANAGEMENT PROFESSIONALS</w:t>
        </w:r>
      </w:ins>
      <w:r w:rsidR="00523FE4">
        <w:t>, 2013)</w:t>
      </w:r>
      <w:ins w:id="472" w:author="Patrick Machado" w:date="2017-06-20T19:30:00Z">
        <w:r w:rsidR="002235FF">
          <w:t>.</w:t>
        </w:r>
      </w:ins>
    </w:p>
    <w:p w14:paraId="1A8C72BB" w14:textId="7E26E098" w:rsidR="00DA6895" w:rsidRDefault="00523FE4" w:rsidP="003C3E76">
      <w:pPr>
        <w:pStyle w:val="Texto"/>
      </w:pPr>
      <w:r>
        <w:t>A manutenç</w:t>
      </w:r>
      <w:r w:rsidR="00CE6312">
        <w:t xml:space="preserve">ão de um modelo </w:t>
      </w:r>
      <w:r>
        <w:t xml:space="preserve">que fosse capaz de atender a tantas </w:t>
      </w:r>
      <w:r w:rsidR="00CE6312">
        <w:t xml:space="preserve">destas </w:t>
      </w:r>
      <w:r>
        <w:t>questões sobre os processos de negócio de uma empresa, mesmo que possível, exigiria um investimento significativo em tempo e recurso. Provavelmente o custo seria superior ao valor obtido por esse esforço. Então, as representações de um processo de negócio devem ser adequadas à finalidade desejada e aptas para o uso. (ABPMP, 2013)</w:t>
      </w:r>
    </w:p>
    <w:p w14:paraId="34831045" w14:textId="675C5323" w:rsidR="00D42D7B" w:rsidRDefault="00D42D7B" w:rsidP="00D42D7B">
      <w:pPr>
        <w:pStyle w:val="Ttulo3"/>
      </w:pPr>
      <w:bookmarkStart w:id="473" w:name="_Toc485751666"/>
      <w:r>
        <w:lastRenderedPageBreak/>
        <w:t>Ciclo de vida do BPM</w:t>
      </w:r>
      <w:bookmarkEnd w:id="473"/>
    </w:p>
    <w:p w14:paraId="69286895" w14:textId="58894762" w:rsidR="003C3E76" w:rsidRDefault="00E67F0D" w:rsidP="003C3E76">
      <w:pPr>
        <w:pStyle w:val="Texto"/>
      </w:pPr>
      <w:commentRangeStart w:id="474"/>
      <w:r>
        <w:t>O BPM inclui um conjunto de atividade</w:t>
      </w:r>
      <w:r w:rsidR="00D42D7B">
        <w:t>s</w:t>
      </w:r>
      <w:r>
        <w:t xml:space="preserve"> como modelagem, análise, desenho, medição de desempenho e transformação de processos. Todas essas atividades dependem do comprometimento permanente e contínuo da organização. Deve haver um ciclo de feedback continuo para assegurar que os processos estejam alinhados com a estratégia organizacional e foco </w:t>
      </w:r>
      <w:r w:rsidR="00274664">
        <w:t xml:space="preserve">no cliente. Estas atividades podem ser mapeadas através do ciclo básico </w:t>
      </w:r>
      <w:ins w:id="475" w:author="Patrick Machado" w:date="2017-06-20T19:31:00Z">
        <w:r w:rsidR="00F609AA" w:rsidRPr="00F609AA">
          <w:rPr>
            <w:i/>
            <w:rPrChange w:id="476" w:author="Patrick Machado" w:date="2017-06-20T19:32:00Z">
              <w:rPr/>
            </w:rPrChange>
          </w:rPr>
          <w:t>Plan</w:t>
        </w:r>
        <w:r w:rsidR="00F609AA">
          <w:t xml:space="preserve">, </w:t>
        </w:r>
        <w:r w:rsidR="00F609AA" w:rsidRPr="00F609AA">
          <w:rPr>
            <w:i/>
            <w:rPrChange w:id="477" w:author="Patrick Machado" w:date="2017-06-20T19:32:00Z">
              <w:rPr/>
            </w:rPrChange>
          </w:rPr>
          <w:t>Do</w:t>
        </w:r>
        <w:r w:rsidR="00F609AA">
          <w:t xml:space="preserve">, </w:t>
        </w:r>
        <w:r w:rsidR="00F609AA" w:rsidRPr="00F609AA">
          <w:rPr>
            <w:i/>
            <w:rPrChange w:id="478" w:author="Patrick Machado" w:date="2017-06-20T19:32:00Z">
              <w:rPr/>
            </w:rPrChange>
          </w:rPr>
          <w:t>Check</w:t>
        </w:r>
        <w:r w:rsidR="00F609AA">
          <w:t xml:space="preserve">, </w:t>
        </w:r>
        <w:r w:rsidR="00F609AA" w:rsidRPr="00F609AA">
          <w:rPr>
            <w:i/>
            <w:rPrChange w:id="479" w:author="Patrick Machado" w:date="2017-06-20T19:32:00Z">
              <w:rPr/>
            </w:rPrChange>
          </w:rPr>
          <w:t>A</w:t>
        </w:r>
      </w:ins>
      <w:ins w:id="480" w:author="Patrick Machado" w:date="2017-06-20T19:32:00Z">
        <w:r w:rsidR="00F609AA">
          <w:rPr>
            <w:i/>
          </w:rPr>
          <w:t>djust</w:t>
        </w:r>
      </w:ins>
      <w:ins w:id="481" w:author="Patrick Machado" w:date="2017-06-20T19:31:00Z">
        <w:r w:rsidR="00F609AA">
          <w:t xml:space="preserve"> (</w:t>
        </w:r>
      </w:ins>
      <w:r w:rsidR="00274664">
        <w:t>PDCA</w:t>
      </w:r>
      <w:ins w:id="482" w:author="Patrick Machado" w:date="2017-06-20T19:31:00Z">
        <w:r w:rsidR="00F609AA">
          <w:t>)</w:t>
        </w:r>
      </w:ins>
      <w:ins w:id="483" w:author="Patrick Machado" w:date="2017-06-20T19:32:00Z">
        <w:r w:rsidR="00F609AA">
          <w:t xml:space="preserve">. </w:t>
        </w:r>
      </w:ins>
      <w:del w:id="484" w:author="Patrick Machado" w:date="2017-06-20T19:32:00Z">
        <w:r w:rsidR="00274664" w:rsidDel="00F609AA">
          <w:delText xml:space="preserve"> (do inglês: planejar, fazer, verificar e agir).</w:delText>
        </w:r>
        <w:commentRangeEnd w:id="474"/>
        <w:r w:rsidR="00B177BB" w:rsidDel="00F609AA">
          <w:delText xml:space="preserve"> </w:delText>
        </w:r>
      </w:del>
      <w:r w:rsidR="00B177BB">
        <w:t>(</w:t>
      </w:r>
      <w:commentRangeStart w:id="485"/>
      <w:del w:id="486" w:author="Patrick Machado" w:date="2017-06-20T19:31:00Z">
        <w:r w:rsidR="00B177BB" w:rsidDel="002235FF">
          <w:delText>ABPMP</w:delText>
        </w:r>
        <w:commentRangeEnd w:id="485"/>
        <w:r w:rsidR="00B177BB" w:rsidDel="002235FF">
          <w:rPr>
            <w:rStyle w:val="Refdecomentrio"/>
          </w:rPr>
          <w:commentReference w:id="485"/>
        </w:r>
      </w:del>
      <w:ins w:id="487" w:author="Patrick Machado" w:date="2017-06-20T19:31:00Z">
        <w:r w:rsidR="002235FF">
          <w:t>ASSOCIATION OF BUSINESS PROCESS MANAGEMENT PROFESSIONALS</w:t>
        </w:r>
      </w:ins>
      <w:r w:rsidR="00B177BB">
        <w:t>, 2013)</w:t>
      </w:r>
      <w:r w:rsidR="00B177BB">
        <w:rPr>
          <w:rStyle w:val="Refdecomentrio"/>
        </w:rPr>
        <w:commentReference w:id="474"/>
      </w:r>
      <w:ins w:id="488" w:author="Patrick Machado" w:date="2017-06-20T19:30:00Z">
        <w:r w:rsidR="002235FF">
          <w:t>.</w:t>
        </w:r>
      </w:ins>
    </w:p>
    <w:p w14:paraId="66EF0D1A" w14:textId="05CF388A" w:rsidR="00F65642" w:rsidRDefault="00F65642" w:rsidP="00F65642">
      <w:pPr>
        <w:pStyle w:val="Ttulo4"/>
        <w:ind w:hanging="720"/>
      </w:pPr>
      <w:bookmarkStart w:id="489" w:name="_Toc485751667"/>
      <w:r>
        <w:t>P</w:t>
      </w:r>
      <w:r w:rsidR="00FC3F28">
        <w:t>lanejar</w:t>
      </w:r>
      <w:bookmarkEnd w:id="489"/>
    </w:p>
    <w:p w14:paraId="040FD1A1" w14:textId="139114DB" w:rsidR="00274664" w:rsidRDefault="00274664" w:rsidP="003C3E76">
      <w:pPr>
        <w:pStyle w:val="Texto"/>
      </w:pPr>
      <w:r>
        <w:t>Na fase de planejamento, o BPM é composto por atividades que assegurem o alinhamento dos processos de negócio com os objetivos estratégicos da organização. A intenção é assegurar a compreensão mínima do escopo de processos, conhecendo: o cliente do processo, a saída do processo e o por quê esta saída seria valiosa para o cliente, como os se alinham à missão organizacional e oferecem suporte aos objetivos estratégicos, como o processo se encaixa na arquitetura coorporativa de processos, as entradas e eventos que disparam a execução das suas instâncias, a existência de controles, como regulamentações externas, políticas ou regras internas que restringem o desenho e execução do processo e referências de desempenho</w:t>
      </w:r>
      <w:r w:rsidR="00D51F98">
        <w:t>-alvo do processo.</w:t>
      </w:r>
      <w:r w:rsidR="00B177BB">
        <w:t xml:space="preserve"> (</w:t>
      </w:r>
      <w:del w:id="490" w:author="Patrick Machado" w:date="2017-06-20T19:32:00Z">
        <w:r w:rsidR="00B177BB" w:rsidDel="00F609AA">
          <w:delText>ABPMP</w:delText>
        </w:r>
      </w:del>
      <w:ins w:id="491" w:author="Patrick Machado" w:date="2017-06-20T19:32:00Z">
        <w:r w:rsidR="00F609AA">
          <w:t>ASSOCIATION OF BUSINESS PROCESS MANAGEMENT PROFESSIONALS</w:t>
        </w:r>
      </w:ins>
      <w:r w:rsidR="00B177BB">
        <w:t>, 2013)</w:t>
      </w:r>
      <w:ins w:id="492" w:author="Patrick Machado" w:date="2017-06-20T19:33:00Z">
        <w:r w:rsidR="00F609AA">
          <w:t>.</w:t>
        </w:r>
      </w:ins>
    </w:p>
    <w:p w14:paraId="00B89F2B" w14:textId="242C22FC" w:rsidR="00D51F98" w:rsidRDefault="00D51F98" w:rsidP="003C3E76">
      <w:pPr>
        <w:pStyle w:val="Texto"/>
      </w:pPr>
      <w:r>
        <w:t>Espera-se na fase de planejamento definir “[...] que resultados são produzidos, que trabalho é realizado, QUANDO o trabalho é realizado, ONDE, POR QUEM e sob quais restrições” (</w:t>
      </w:r>
      <w:ins w:id="493" w:author="Patrick Machado" w:date="2017-06-20T19:33:00Z">
        <w:r w:rsidR="00F609AA">
          <w:t>ASSOCIATION OF BUSINESS PROCESS MANAGEMENT PROFESSIONALS</w:t>
        </w:r>
      </w:ins>
      <w:del w:id="494" w:author="Patrick Machado" w:date="2017-06-20T19:33:00Z">
        <w:r w:rsidDel="00F609AA">
          <w:delText>ABPMP</w:delText>
        </w:r>
      </w:del>
      <w:r>
        <w:t>, 2013, p. 54)</w:t>
      </w:r>
      <w:r w:rsidR="00E76859">
        <w:t xml:space="preserve">.  Portanto, um modelo de processos bem elaborado representa na fase de planejamento representa: “as atividades que compõem o processo de negócio; os entregáveis e artefatos que são produzidos durante a execução do processo e os estados através dos quais progridem; as organizações, funções e papéis que participam da execução do processo; os sistemas de informação utilizados para apoiar a execução do processo; </w:t>
      </w:r>
      <w:r w:rsidR="00E76859">
        <w:lastRenderedPageBreak/>
        <w:t>as localizações nas quais as atividades são executadas e onde os entregáveis e artefatos relacionados ao processo são armazenados; os eventos específicos que levam à execução do processo; as regras de negócio que limitam a execução do processo; as métricas de desempenho de processos e pontos de medição</w:t>
      </w:r>
      <w:r w:rsidR="00AE120F">
        <w:t>” (</w:t>
      </w:r>
      <w:ins w:id="495" w:author="Patrick Machado" w:date="2017-06-20T19:33:00Z">
        <w:r w:rsidR="00F609AA">
          <w:t>ASSOCIATION OF BUSINESS PROCESS MANAGEMENT PROFESSIONALS</w:t>
        </w:r>
      </w:ins>
      <w:del w:id="496" w:author="Patrick Machado" w:date="2017-06-20T19:33:00Z">
        <w:r w:rsidR="00AE120F" w:rsidDel="00F609AA">
          <w:delText>ABPMP</w:delText>
        </w:r>
      </w:del>
      <w:r w:rsidR="00AE120F">
        <w:t>, 2013, p. 54)</w:t>
      </w:r>
      <w:ins w:id="497" w:author="Patrick Machado" w:date="2017-06-20T19:33:00Z">
        <w:r w:rsidR="00F609AA">
          <w:t>.</w:t>
        </w:r>
      </w:ins>
      <w:del w:id="498" w:author="Patrick Machado" w:date="2017-06-20T19:33:00Z">
        <w:r w:rsidR="00AE120F" w:rsidDel="00F609AA">
          <w:delText xml:space="preserve"> </w:delText>
        </w:r>
      </w:del>
    </w:p>
    <w:p w14:paraId="32141167" w14:textId="201DE10D" w:rsidR="001252D1" w:rsidRDefault="001252D1" w:rsidP="001252D1">
      <w:pPr>
        <w:pStyle w:val="Texto"/>
      </w:pPr>
      <w:r>
        <w:t>O sucesso nesta fase gera o entendimento claro da influência do processo na missão organizacional. Assim como a validação de que a saída do processo contribuí para a geração de valor. Bem como a garantia de que o modelo de processo, se implementado em conformidade, atenderá às expectativas de desempenho e metas organizacionais. (</w:t>
      </w:r>
      <w:ins w:id="499" w:author="Patrick Machado" w:date="2017-06-20T19:33:00Z">
        <w:r w:rsidR="00F609AA">
          <w:t>ASSOCIATION OF BUSINESS PROCESS MANAGEMENT PROFESSIONALS</w:t>
        </w:r>
      </w:ins>
      <w:del w:id="500" w:author="Patrick Machado" w:date="2017-06-20T19:33:00Z">
        <w:r w:rsidDel="00F609AA">
          <w:delText>ABPMP</w:delText>
        </w:r>
      </w:del>
      <w:r>
        <w:t>, 2013)</w:t>
      </w:r>
      <w:ins w:id="501" w:author="Patrick Machado" w:date="2017-06-20T19:33:00Z">
        <w:r w:rsidR="00F609AA">
          <w:t>.</w:t>
        </w:r>
      </w:ins>
    </w:p>
    <w:p w14:paraId="3D5C20CF" w14:textId="7105DB3E" w:rsidR="001252D1" w:rsidRDefault="001252D1" w:rsidP="001252D1">
      <w:pPr>
        <w:pStyle w:val="Texto"/>
      </w:pPr>
      <w:r>
        <w:t>Quando a organização não é capaz de desenvolver um planejamento adequado, a implementação do modelo de processos será conduzida por suposições e intuição, e muitas vezes leva a falta de alinhamento, embates, cadeias de valor quebradas em áreas funcionais</w:t>
      </w:r>
      <w:r w:rsidR="00FC3F28">
        <w:t>, equipe desconectada do gerenciamento e por fim, dificuldade de impulsionar o progresso.</w:t>
      </w:r>
      <w:r w:rsidR="00B177BB">
        <w:t xml:space="preserve"> (</w:t>
      </w:r>
      <w:ins w:id="502" w:author="Patrick Machado" w:date="2017-06-20T19:33:00Z">
        <w:r w:rsidR="00F609AA">
          <w:t>ASSOCIATION OF BUSINESS PROCESS MANAGEMENT PROFESSIONALS</w:t>
        </w:r>
      </w:ins>
      <w:del w:id="503" w:author="Patrick Machado" w:date="2017-06-20T19:33:00Z">
        <w:r w:rsidR="00B177BB" w:rsidDel="00F609AA">
          <w:delText>ABPMP</w:delText>
        </w:r>
      </w:del>
      <w:r w:rsidR="00B177BB">
        <w:t>, 2013)</w:t>
      </w:r>
      <w:ins w:id="504" w:author="Patrick Machado" w:date="2017-06-20T19:33:00Z">
        <w:r w:rsidR="00F609AA">
          <w:t>.</w:t>
        </w:r>
      </w:ins>
    </w:p>
    <w:p w14:paraId="2542C4E0" w14:textId="2929ED39" w:rsidR="00FC3F28" w:rsidRDefault="00FC3F28" w:rsidP="00FC3F28">
      <w:pPr>
        <w:pStyle w:val="Ttulo4"/>
        <w:ind w:hanging="720"/>
      </w:pPr>
      <w:bookmarkStart w:id="505" w:name="_Toc485751668"/>
      <w:r>
        <w:t>Fazer</w:t>
      </w:r>
      <w:bookmarkEnd w:id="505"/>
    </w:p>
    <w:p w14:paraId="487E74DB" w14:textId="5C3B0205" w:rsidR="004D4F98" w:rsidRDefault="008F3DB4" w:rsidP="004D4F98">
      <w:pPr>
        <w:pStyle w:val="Texto"/>
      </w:pPr>
      <w:r>
        <w:t>É nesta fase que deve ser implementado o modelo de processos conforme o planejamento. Incluindo, dentre diversas possibilidade</w:t>
      </w:r>
      <w:r w:rsidR="00B177BB">
        <w:t>s</w:t>
      </w:r>
      <w:r>
        <w:t>, ações como: “criação de novos papéis e responsabilidade ou modificação dos já existentes; desenvolvimento ou reestruturação de áreas funcionais; construção ou mudanças em sistemas de informação e automação de fluxo de trabalho; desenvolvimento e implementação de materiais de suporte operacional, tais como procedimentos operacionais padrão, instrução de auxílio de tarefas, checklists de verificação e guias de utilização de sistema; introdução de novos canais e pontos de contato para os clientes; criação e implementação de mecanismos de monitoramento de desempenho de processos, painéis de desempenho e mecanismos de escalamento”</w:t>
      </w:r>
      <w:ins w:id="506" w:author="Patrick Machado" w:date="2017-06-20T19:33:00Z">
        <w:r w:rsidR="00F609AA">
          <w:t>.</w:t>
        </w:r>
      </w:ins>
      <w:r>
        <w:t xml:space="preserve"> (</w:t>
      </w:r>
      <w:ins w:id="507" w:author="Patrick Machado" w:date="2017-06-20T19:33:00Z">
        <w:r w:rsidR="00F609AA">
          <w:t>ASSOCIATION OF BUSINESS PROCESS MANAGEMENT PROFESSIONALS</w:t>
        </w:r>
      </w:ins>
      <w:del w:id="508" w:author="Patrick Machado" w:date="2017-06-20T19:33:00Z">
        <w:r w:rsidDel="00F609AA">
          <w:delText>ABPMP</w:delText>
        </w:r>
      </w:del>
      <w:r>
        <w:t xml:space="preserve">, 2013, p. 55). </w:t>
      </w:r>
    </w:p>
    <w:p w14:paraId="7C1C257A" w14:textId="24EAE6EF" w:rsidR="008F3DB4" w:rsidRPr="004D4F98" w:rsidRDefault="008F3DB4" w:rsidP="004D4F98">
      <w:pPr>
        <w:pStyle w:val="Texto"/>
      </w:pPr>
      <w:r>
        <w:t xml:space="preserve">Assim que o modelo de processos é implementado, </w:t>
      </w:r>
      <w:r w:rsidR="00B177BB">
        <w:t>nesta fase</w:t>
      </w:r>
      <w:r>
        <w:t xml:space="preserve"> trata</w:t>
      </w:r>
      <w:r w:rsidR="00B177BB">
        <w:t>-se</w:t>
      </w:r>
      <w:r>
        <w:t xml:space="preserve"> da execução do processo real, o processo é disparado por eventos, entradas de processo chegam aos </w:t>
      </w:r>
      <w:r>
        <w:lastRenderedPageBreak/>
        <w:t>processos, atividades são executadas, subprodutos são produzidos e saídas de processos são geradas e entregues. (</w:t>
      </w:r>
      <w:ins w:id="509" w:author="Patrick Machado" w:date="2017-06-20T19:33:00Z">
        <w:r w:rsidR="00F609AA">
          <w:t>ASSOCIATION OF BUSINESS PROCESS MANAGEMENT PROFESSIONALS</w:t>
        </w:r>
      </w:ins>
      <w:del w:id="510" w:author="Patrick Machado" w:date="2017-06-20T19:33:00Z">
        <w:r w:rsidDel="00F609AA">
          <w:delText>ABPMP</w:delText>
        </w:r>
      </w:del>
      <w:r>
        <w:t>, 2013)</w:t>
      </w:r>
      <w:ins w:id="511" w:author="Patrick Machado" w:date="2017-06-20T19:33:00Z">
        <w:r w:rsidR="00F609AA">
          <w:t>.</w:t>
        </w:r>
      </w:ins>
    </w:p>
    <w:p w14:paraId="10C7B97A" w14:textId="08876BDE" w:rsidR="00CE54DC" w:rsidRDefault="00CE54DC" w:rsidP="00CE54DC">
      <w:pPr>
        <w:pStyle w:val="Ttulo4"/>
        <w:ind w:hanging="720"/>
      </w:pPr>
      <w:bookmarkStart w:id="512" w:name="_Toc485751669"/>
      <w:r>
        <w:t>Verificar</w:t>
      </w:r>
      <w:bookmarkEnd w:id="512"/>
    </w:p>
    <w:p w14:paraId="4E41CF68" w14:textId="5F38081A" w:rsidR="004D4F98" w:rsidRDefault="00B62A62" w:rsidP="004D4F98">
      <w:pPr>
        <w:pStyle w:val="Texto"/>
      </w:pPr>
      <w:r>
        <w:t xml:space="preserve">Para medir o desempenho do modelo, deve-se atentar aos dois aspectos da definição de processos de negócio, o conjunto de atividades, onde se verifica a perspectiva interna e </w:t>
      </w:r>
      <w:r w:rsidR="003963DB">
        <w:t>na perspectiva externa</w:t>
      </w:r>
      <w:r>
        <w:t xml:space="preserve">, as saídas de valor para o cliente. Um processo é melhor monitorado considerando estas duas perspectivas, </w:t>
      </w:r>
      <w:r w:rsidR="003963DB">
        <w:t>na perspectiva interna</w:t>
      </w:r>
      <w:r>
        <w:t xml:space="preserve">, verifica-se a eficiência </w:t>
      </w:r>
      <w:r w:rsidR="003963DB">
        <w:t>das atividades e na perspectiva externa</w:t>
      </w:r>
      <w:r>
        <w:t xml:space="preserve"> a eficácia na entrega de valor.</w:t>
      </w:r>
      <w:r w:rsidR="00B177BB">
        <w:t xml:space="preserve"> (</w:t>
      </w:r>
      <w:ins w:id="513" w:author="Patrick Machado" w:date="2017-06-20T19:34:00Z">
        <w:r w:rsidR="00F609AA">
          <w:t>ASSOCIATION OF BUSINESS PROCESS MANAGEMENT PROFESSIONALS</w:t>
        </w:r>
      </w:ins>
      <w:del w:id="514" w:author="Patrick Machado" w:date="2017-06-20T19:34:00Z">
        <w:r w:rsidR="00B177BB" w:rsidDel="00F609AA">
          <w:delText>ABPMP</w:delText>
        </w:r>
      </w:del>
      <w:r w:rsidR="00B177BB">
        <w:t>, 2013)</w:t>
      </w:r>
      <w:ins w:id="515" w:author="Patrick Machado" w:date="2017-06-20T19:34:00Z">
        <w:r w:rsidR="00F609AA">
          <w:t>.</w:t>
        </w:r>
      </w:ins>
    </w:p>
    <w:p w14:paraId="16173EC4" w14:textId="44BBB8CC" w:rsidR="004E7242" w:rsidRPr="004D4F98" w:rsidRDefault="004E7242" w:rsidP="004E7242">
      <w:pPr>
        <w:pStyle w:val="Texto"/>
      </w:pPr>
      <w:r>
        <w:t>As medições de dentro para fora (perspectiva interna), são baseadas nas operações. Procurasse responder à pergunta “estamos fazendo certo as coisas?”</w:t>
      </w:r>
      <w:r>
        <w:tab/>
        <w:t>. Portanto, tratam-se de métricas de eficiência. Já as medições de fora para dentro (perspectiva externa) referem-se à visão do cliente, para tentar responder à pergunta</w:t>
      </w:r>
      <w:r w:rsidR="00AA5D27">
        <w:t xml:space="preserve"> </w:t>
      </w:r>
      <w:r>
        <w:t>“estamos fazendo as coisas certas?”. É comum monitorar o desempenho do processo através de medidas de tempo, custo, capacidade e qualidade.</w:t>
      </w:r>
      <w:r w:rsidR="000E1C76">
        <w:t xml:space="preserve"> (</w:t>
      </w:r>
      <w:ins w:id="516" w:author="Patrick Machado" w:date="2017-06-20T19:34:00Z">
        <w:r w:rsidR="00F609AA">
          <w:t>ASSOCIATION OF BUSINESS PROCESS MANAGEMENT PROFESSIONALS</w:t>
        </w:r>
      </w:ins>
      <w:del w:id="517" w:author="Patrick Machado" w:date="2017-06-20T19:34:00Z">
        <w:r w:rsidR="000E1C76" w:rsidDel="00F609AA">
          <w:delText>ABPMP</w:delText>
        </w:r>
      </w:del>
      <w:r w:rsidR="000E1C76">
        <w:t>, 2013)</w:t>
      </w:r>
      <w:ins w:id="518" w:author="Patrick Machado" w:date="2017-06-20T19:34:00Z">
        <w:r w:rsidR="00F609AA">
          <w:t>.</w:t>
        </w:r>
      </w:ins>
    </w:p>
    <w:p w14:paraId="281971C2" w14:textId="7801C715" w:rsidR="00CE54DC" w:rsidRDefault="00CE54DC" w:rsidP="00CE54DC">
      <w:pPr>
        <w:pStyle w:val="Ttulo4"/>
        <w:ind w:hanging="720"/>
      </w:pPr>
      <w:bookmarkStart w:id="519" w:name="_Toc485751670"/>
      <w:r>
        <w:t>Agir</w:t>
      </w:r>
      <w:bookmarkEnd w:id="519"/>
    </w:p>
    <w:p w14:paraId="773F59D3" w14:textId="50004686" w:rsidR="004D4F98" w:rsidRDefault="004E7242" w:rsidP="004D4F98">
      <w:pPr>
        <w:pStyle w:val="Texto"/>
      </w:pPr>
      <w:r>
        <w:t>É onde deve ser definido ações de acordo com o resultado obtido na fase Verificar. Busca manter a integridade do processo e garantir que ele possa ser melhorado para atender novas metas que venham a surgir ao longo do tempo.</w:t>
      </w:r>
      <w:r w:rsidR="000E1C76">
        <w:t xml:space="preserve"> (</w:t>
      </w:r>
      <w:ins w:id="520" w:author="Patrick Machado" w:date="2017-06-20T19:34:00Z">
        <w:r w:rsidR="00F609AA">
          <w:t>ASSOCIATION OF BUSINESS PROCESS MANAGEMENT PROFESSIONALS</w:t>
        </w:r>
      </w:ins>
      <w:del w:id="521" w:author="Patrick Machado" w:date="2017-06-20T19:34:00Z">
        <w:r w:rsidR="000E1C76" w:rsidDel="00F609AA">
          <w:delText>ABPMP</w:delText>
        </w:r>
      </w:del>
      <w:r w:rsidR="000E1C76">
        <w:t>, 2013)</w:t>
      </w:r>
      <w:ins w:id="522" w:author="Patrick Machado" w:date="2017-06-20T19:34:00Z">
        <w:r w:rsidR="00F609AA">
          <w:t>.</w:t>
        </w:r>
      </w:ins>
    </w:p>
    <w:p w14:paraId="6A0DDD47" w14:textId="391F8DB2" w:rsidR="008C7877" w:rsidRPr="008C7877" w:rsidRDefault="004E7242" w:rsidP="00371363">
      <w:pPr>
        <w:pStyle w:val="Texto"/>
      </w:pPr>
      <w:r>
        <w:t xml:space="preserve">Há duas maneiras de atuar sobre os processos. </w:t>
      </w:r>
      <w:r w:rsidR="00AA5D27">
        <w:t>A</w:t>
      </w:r>
      <w:r>
        <w:t xml:space="preserve"> intervenção em uma instância específica do processo, </w:t>
      </w:r>
      <w:r w:rsidR="00AA5D27">
        <w:t xml:space="preserve">corrigindo </w:t>
      </w:r>
      <w:r>
        <w:t>irregularidades</w:t>
      </w:r>
      <w:r w:rsidR="00AA5D27">
        <w:t xml:space="preserve"> o quanto antes</w:t>
      </w:r>
      <w:r>
        <w:t xml:space="preserve">. Assim como as mudanças na </w:t>
      </w:r>
      <w:r>
        <w:lastRenderedPageBreak/>
        <w:t xml:space="preserve">definição e implantação do processo, </w:t>
      </w:r>
      <w:r w:rsidR="00AA5D27">
        <w:t>mudando como as novas instâncias serão executadas no futuro.</w:t>
      </w:r>
      <w:r w:rsidR="000E1C76">
        <w:t xml:space="preserve"> (</w:t>
      </w:r>
      <w:ins w:id="523" w:author="Patrick Machado" w:date="2017-06-20T19:34:00Z">
        <w:r w:rsidR="00F609AA">
          <w:t>ASSOCIATION OF BUSINESS PROCESS MANAGEMENT PROFESSIONALS</w:t>
        </w:r>
      </w:ins>
      <w:del w:id="524" w:author="Patrick Machado" w:date="2017-06-20T19:34:00Z">
        <w:r w:rsidR="000E1C76" w:rsidDel="00F609AA">
          <w:delText>ABPMP</w:delText>
        </w:r>
      </w:del>
      <w:r w:rsidR="000E1C76">
        <w:t>, 2013)</w:t>
      </w:r>
      <w:ins w:id="525" w:author="Patrick Machado" w:date="2017-06-20T19:34:00Z">
        <w:r w:rsidR="00F609AA">
          <w:t>.</w:t>
        </w:r>
      </w:ins>
    </w:p>
    <w:p w14:paraId="078A1550" w14:textId="7860F0B8" w:rsidR="00014902" w:rsidRPr="002B2066" w:rsidRDefault="00014902" w:rsidP="00770454">
      <w:pPr>
        <w:pStyle w:val="Ttulo2"/>
      </w:pPr>
      <w:bookmarkStart w:id="526" w:name="_Toc450743215"/>
      <w:bookmarkStart w:id="527" w:name="_Toc452732931"/>
      <w:bookmarkStart w:id="528" w:name="_Toc485751671"/>
      <w:r w:rsidRPr="002B2066">
        <w:t>B</w:t>
      </w:r>
      <w:r w:rsidR="003E304C" w:rsidRPr="002B2066">
        <w:t xml:space="preserve">USINESS </w:t>
      </w:r>
      <w:r w:rsidRPr="002B2066">
        <w:t>P</w:t>
      </w:r>
      <w:r w:rsidR="003E304C" w:rsidRPr="002B2066">
        <w:t xml:space="preserve">ROCESS </w:t>
      </w:r>
      <w:r w:rsidRPr="002B2066">
        <w:t>M</w:t>
      </w:r>
      <w:r w:rsidR="003E304C" w:rsidRPr="002B2066">
        <w:t xml:space="preserve">ODEL AND </w:t>
      </w:r>
      <w:r w:rsidRPr="002B2066">
        <w:t>N</w:t>
      </w:r>
      <w:r w:rsidR="003E304C" w:rsidRPr="002B2066">
        <w:t>OTATION</w:t>
      </w:r>
      <w:bookmarkEnd w:id="526"/>
      <w:bookmarkEnd w:id="527"/>
      <w:bookmarkEnd w:id="528"/>
    </w:p>
    <w:p w14:paraId="7698C533" w14:textId="364B4FA8" w:rsidR="00156B54" w:rsidRDefault="002E7E8F" w:rsidP="00770454">
      <w:pPr>
        <w:pStyle w:val="Texto"/>
      </w:pPr>
      <w:r>
        <w:t>Para desenho dos processos de negócio a notação gráfica que vem sendo bastante utilizada é o BPMN</w:t>
      </w:r>
      <w:r w:rsidR="004F2BCC">
        <w:t xml:space="preserve">. </w:t>
      </w:r>
      <w:r w:rsidR="00156B54">
        <w:t>Almeida Neto (2011, p. 53)</w:t>
      </w:r>
      <w:r w:rsidR="004F2BCC">
        <w:t xml:space="preserve"> confirma</w:t>
      </w:r>
      <w:r w:rsidR="00156B54">
        <w:t>: “Por ser uma das técnicas mais largamente aceitas (e em curto espaço de tempo), devido a sua notoriedade atual, tem sido a técnica mais discutida e, possivelmente, a mais utilizada [...]”.</w:t>
      </w:r>
    </w:p>
    <w:p w14:paraId="587B19DC" w14:textId="4EE3B28F" w:rsidR="00D77AE8" w:rsidRDefault="002E7E8F" w:rsidP="00770454">
      <w:pPr>
        <w:pStyle w:val="Texto"/>
      </w:pPr>
      <w:r>
        <w:t>A notação consiste em um conjunto robusto de símbolos para atender diferentes necessidades de utilização.</w:t>
      </w:r>
      <w:r w:rsidR="00D77AE8">
        <w:t xml:space="preserve"> Permitindo “</w:t>
      </w:r>
      <w:r w:rsidR="00D77AE8" w:rsidRPr="00D77AE8">
        <w:t xml:space="preserve">indicação de eventos de início, intermediário e fim; </w:t>
      </w:r>
      <w:r w:rsidR="00720437">
        <w:t>fluxo de atividades e mensagens</w:t>
      </w:r>
      <w:r w:rsidR="00D77AE8" w:rsidRPr="00D77AE8">
        <w:t xml:space="preserve"> </w:t>
      </w:r>
      <w:r w:rsidR="00720437">
        <w:t>[...]</w:t>
      </w:r>
      <w:r w:rsidR="00D77AE8">
        <w:t>”. (</w:t>
      </w:r>
      <w:ins w:id="529" w:author="Patrick Machado" w:date="2017-06-20T19:34:00Z">
        <w:r w:rsidR="00F609AA">
          <w:t>ASSOCIATION OF BUSINESS PROCESS MANAGEMENT PROFESSIONALS</w:t>
        </w:r>
      </w:ins>
      <w:del w:id="530" w:author="Patrick Machado" w:date="2017-06-20T19:34:00Z">
        <w:r w:rsidR="00D77AE8" w:rsidDel="00F609AA">
          <w:delText>ABPMP</w:delText>
        </w:r>
      </w:del>
      <w:r w:rsidR="00D77AE8">
        <w:t>, 2013, p. 80)</w:t>
      </w:r>
      <w:ins w:id="531" w:author="Patrick Machado" w:date="2017-06-20T19:34:00Z">
        <w:r w:rsidR="00F609AA">
          <w:t>.</w:t>
        </w:r>
      </w:ins>
    </w:p>
    <w:p w14:paraId="02BE4ED5" w14:textId="4A3EE2EA" w:rsidR="00014902" w:rsidRDefault="00D77AE8" w:rsidP="00770454">
      <w:pPr>
        <w:pStyle w:val="Texto"/>
      </w:pPr>
      <w:r>
        <w:t>As principais vantagens do BPMN são o uso difundido nas organizações, a versatilidade na representação de diversas situações de um processo, e o suporte em ferramentas BPMS</w:t>
      </w:r>
      <w:r w:rsidR="0059317A">
        <w:t xml:space="preserve">, possibilitando </w:t>
      </w:r>
      <w:r>
        <w:t xml:space="preserve">a geração de softwares através do modelo dos processos de negócio. Em contrapartida a notação exige treinamento e experiência para uso correto do conjunto de símbolos, o volume de símbolos dificulta a visualização entre diferentes níveis de negócio e a sua relação com </w:t>
      </w:r>
      <w:r>
        <w:tab/>
        <w:t>a tecnologia da informação pode inibir o uso pela área de negócios. (</w:t>
      </w:r>
      <w:ins w:id="532" w:author="Patrick Machado" w:date="2017-06-20T19:34:00Z">
        <w:r w:rsidR="00F609AA">
          <w:t>ASSOCIATION OF BUSINESS PROCESS MANAGEMENT PROFESSIONALS</w:t>
        </w:r>
      </w:ins>
      <w:del w:id="533" w:author="Patrick Machado" w:date="2017-06-20T19:34:00Z">
        <w:r w:rsidDel="00F609AA">
          <w:delText>ABPMP</w:delText>
        </w:r>
      </w:del>
      <w:r>
        <w:t>, 2013)</w:t>
      </w:r>
      <w:ins w:id="534" w:author="Patrick Machado" w:date="2017-06-20T19:34:00Z">
        <w:r w:rsidR="00F609AA">
          <w:t>.</w:t>
        </w:r>
      </w:ins>
    </w:p>
    <w:p w14:paraId="6A6BB505" w14:textId="1A878EF0" w:rsidR="00353536" w:rsidRPr="002B2066" w:rsidRDefault="00992951" w:rsidP="00770454">
      <w:pPr>
        <w:pStyle w:val="Texto"/>
      </w:pPr>
      <w:r>
        <w:t>O BPMN tem a proposta de prover um mecanismo simples e compreensível, mas ao mesmo tempo representar a complexidade inerente aos processos de negócio. Devido a es</w:t>
      </w:r>
      <w:r w:rsidR="00DC7E80">
        <w:t>t</w:t>
      </w:r>
      <w:r>
        <w:t xml:space="preserve">es requisitos conflitantes, </w:t>
      </w:r>
      <w:r w:rsidR="001972C0">
        <w:t>em princípio</w:t>
      </w:r>
      <w:r w:rsidR="002F00FF">
        <w:t xml:space="preserve"> </w:t>
      </w:r>
      <w:r>
        <w:t>a notação oferece elementos b</w:t>
      </w:r>
      <w:r w:rsidR="00DC7E80">
        <w:t>ásicos, divididos em 5 categorias.</w:t>
      </w:r>
      <w:r w:rsidR="00A736C4">
        <w:t xml:space="preserve"> </w:t>
      </w:r>
      <w:r w:rsidR="002F00FF">
        <w:t>E por fim as</w:t>
      </w:r>
      <w:r w:rsidR="00DC7E80">
        <w:t xml:space="preserve"> variações</w:t>
      </w:r>
      <w:r w:rsidR="002F00FF">
        <w:t xml:space="preserve"> destes elementos, </w:t>
      </w:r>
      <w:r w:rsidR="00DC7E80">
        <w:t>atende</w:t>
      </w:r>
      <w:r w:rsidR="002F00FF">
        <w:t>ndo</w:t>
      </w:r>
      <w:r w:rsidR="00DC7E80">
        <w:t xml:space="preserve"> a complexidade dos processos de negócio</w:t>
      </w:r>
      <w:r w:rsidR="002F00FF">
        <w:t xml:space="preserve"> sem que haja uma mudança significativa no visual </w:t>
      </w:r>
      <w:r w:rsidR="001972C0">
        <w:t xml:space="preserve">e funcionamento </w:t>
      </w:r>
      <w:r w:rsidR="002F00FF">
        <w:t>básico do diagrama</w:t>
      </w:r>
      <w:r w:rsidR="00DC7E80">
        <w:t xml:space="preserve">. </w:t>
      </w:r>
      <w:r w:rsidR="002F00FF">
        <w:t>As</w:t>
      </w:r>
      <w:r w:rsidR="0059317A">
        <w:t xml:space="preserve"> categorias</w:t>
      </w:r>
      <w:r w:rsidR="00A736C4">
        <w:t xml:space="preserve"> de elementos</w:t>
      </w:r>
      <w:r w:rsidR="002F00FF">
        <w:t xml:space="preserve"> são</w:t>
      </w:r>
      <w:r w:rsidR="0059317A">
        <w:t>: Objetos de Fluxo</w:t>
      </w:r>
      <w:r w:rsidR="002F6415">
        <w:t xml:space="preserve"> (</w:t>
      </w:r>
      <w:r w:rsidR="002F6415">
        <w:rPr>
          <w:i/>
        </w:rPr>
        <w:t>Flow Objects</w:t>
      </w:r>
      <w:r w:rsidR="002F6415">
        <w:t>)</w:t>
      </w:r>
      <w:r w:rsidR="0059317A">
        <w:t>, Dados</w:t>
      </w:r>
      <w:r w:rsidR="002F6415">
        <w:t xml:space="preserve"> (</w:t>
      </w:r>
      <w:r w:rsidR="002F6415">
        <w:rPr>
          <w:i/>
        </w:rPr>
        <w:t>Data</w:t>
      </w:r>
      <w:r w:rsidR="002F6415">
        <w:t>)</w:t>
      </w:r>
      <w:r w:rsidR="0059317A">
        <w:t>, Objetos de Conexão</w:t>
      </w:r>
      <w:r w:rsidR="002F6415">
        <w:t xml:space="preserve"> (</w:t>
      </w:r>
      <w:r w:rsidR="002F6415">
        <w:rPr>
          <w:i/>
        </w:rPr>
        <w:t>Connecting Objects</w:t>
      </w:r>
      <w:r w:rsidR="002F6415">
        <w:t>), Raias (</w:t>
      </w:r>
      <w:r w:rsidR="002F6415">
        <w:rPr>
          <w:i/>
        </w:rPr>
        <w:t>Swimlanes</w:t>
      </w:r>
      <w:r w:rsidR="002F6415">
        <w:t>) e Artefatos (</w:t>
      </w:r>
      <w:r w:rsidR="002F6415">
        <w:rPr>
          <w:i/>
        </w:rPr>
        <w:t>Artifacts</w:t>
      </w:r>
      <w:r w:rsidR="00DC7E80">
        <w:t>).</w:t>
      </w:r>
      <w:r w:rsidR="002F00FF">
        <w:t xml:space="preserve"> (</w:t>
      </w:r>
      <w:r w:rsidR="002F00FF" w:rsidRPr="00F609AA">
        <w:rPr>
          <w:rPrChange w:id="535" w:author="Patrick Machado" w:date="2017-06-20T19:34:00Z">
            <w:rPr>
              <w:i/>
            </w:rPr>
          </w:rPrChange>
        </w:rPr>
        <w:t>OBJECT MANAGEMENT GROUP</w:t>
      </w:r>
      <w:r w:rsidR="002F00FF">
        <w:t>, 2011, p. 27, tradução nossa)</w:t>
      </w:r>
      <w:ins w:id="536" w:author="Patrick Machado" w:date="2017-06-20T19:34:00Z">
        <w:r w:rsidR="00F609AA">
          <w:t>.</w:t>
        </w:r>
      </w:ins>
    </w:p>
    <w:p w14:paraId="035A1BB8" w14:textId="7F764C56" w:rsidR="00EE56A3" w:rsidRDefault="00EE56A3" w:rsidP="00CF4047">
      <w:pPr>
        <w:pStyle w:val="Ttulo3"/>
      </w:pPr>
      <w:bookmarkStart w:id="537" w:name="_Toc485751672"/>
      <w:bookmarkStart w:id="538" w:name="_Toc450743216"/>
      <w:bookmarkStart w:id="539" w:name="_Toc452732932"/>
      <w:r>
        <w:lastRenderedPageBreak/>
        <w:t xml:space="preserve">Objetos de </w:t>
      </w:r>
      <w:r w:rsidR="00FE75BB">
        <w:t>F</w:t>
      </w:r>
      <w:r>
        <w:t>lux</w:t>
      </w:r>
      <w:r w:rsidR="00371363">
        <w:t>o</w:t>
      </w:r>
      <w:bookmarkEnd w:id="537"/>
    </w:p>
    <w:p w14:paraId="4FD28D8A" w14:textId="757795F0" w:rsidR="00EE56A3" w:rsidRDefault="00EE56A3" w:rsidP="00CF4047">
      <w:pPr>
        <w:pStyle w:val="Texto"/>
      </w:pPr>
      <w:r>
        <w:t>Os Objetos de Fluxo são os elementos principais, que definem o comportamento de um processo de negócio: Evento (</w:t>
      </w:r>
      <w:r w:rsidR="00C1251A">
        <w:t>Event</w:t>
      </w:r>
      <w:r>
        <w:t>), Atividades (</w:t>
      </w:r>
      <w:r w:rsidRPr="00EE56A3">
        <w:t>Activit</w:t>
      </w:r>
      <w:r w:rsidR="00C1251A">
        <w:t>y</w:t>
      </w:r>
      <w:r w:rsidRPr="002F6415">
        <w:t>)</w:t>
      </w:r>
      <w:r>
        <w:t xml:space="preserve"> e Comporta de Caminho (</w:t>
      </w:r>
      <w:r w:rsidRPr="00EE56A3">
        <w:t>Gateway</w:t>
      </w:r>
      <w:r>
        <w:t>).</w:t>
      </w:r>
      <w:r w:rsidR="002E2E37">
        <w:t xml:space="preserve"> (</w:t>
      </w:r>
      <w:r w:rsidR="002E2E37" w:rsidRPr="00F609AA">
        <w:rPr>
          <w:rPrChange w:id="540" w:author="Patrick Machado" w:date="2017-06-20T19:34:00Z">
            <w:rPr>
              <w:i/>
            </w:rPr>
          </w:rPrChange>
        </w:rPr>
        <w:t>OBJECT MANAGEMENT GROUP</w:t>
      </w:r>
      <w:r w:rsidR="002E2E37">
        <w:t>, 2011, p. 27, tradução nossa)</w:t>
      </w:r>
      <w:ins w:id="541" w:author="Patrick Machado" w:date="2017-06-20T19:34:00Z">
        <w:r w:rsidR="00F609AA">
          <w:t>.</w:t>
        </w:r>
      </w:ins>
    </w:p>
    <w:p w14:paraId="252D587B" w14:textId="2B3F1096" w:rsidR="00EE56A3" w:rsidRDefault="002A49B6" w:rsidP="00CF4047">
      <w:pPr>
        <w:pStyle w:val="Ttulo4"/>
      </w:pPr>
      <w:bookmarkStart w:id="542" w:name="_Toc485751673"/>
      <w:r>
        <w:t>Evento</w:t>
      </w:r>
      <w:bookmarkEnd w:id="542"/>
    </w:p>
    <w:p w14:paraId="52743D80" w14:textId="765B6A27" w:rsidR="00EE56A3" w:rsidRDefault="00001FC5" w:rsidP="00CF4047">
      <w:pPr>
        <w:pStyle w:val="Texto"/>
        <w:rPr>
          <w:ins w:id="543" w:author="Patrick Machado" w:date="2017-06-20T19:35:00Z"/>
        </w:rPr>
      </w:pPr>
      <w:r>
        <w:t>Os eventos são ocorrências durante o curso de um processo que afetam o seu fluxo. Normalmente estão associados a uma causa e tem um impacto. Podem aparecer em 3 tipos de acordo com o momento em que afetam o fluxo. Eventos de início indicam onde um processo vai começar. Eventos intermediários afetam o fluxo do processo, mas como aparecem entre um evento de início e um evento de fim, não serão responsáveis por iniciar ou terminar diretamente o processo. E eventos de fim indicam o térmi</w:t>
      </w:r>
      <w:r w:rsidR="00BC5B77">
        <w:t>n</w:t>
      </w:r>
      <w:r>
        <w:t>o do processo.</w:t>
      </w:r>
      <w:r w:rsidR="00444E30">
        <w:t xml:space="preserve"> (</w:t>
      </w:r>
      <w:r w:rsidR="00444E30" w:rsidRPr="00F609AA">
        <w:rPr>
          <w:rPrChange w:id="544" w:author="Patrick Machado" w:date="2017-06-20T19:35:00Z">
            <w:rPr>
              <w:i/>
            </w:rPr>
          </w:rPrChange>
        </w:rPr>
        <w:t>OBJECT MANAGEMENT GROUP</w:t>
      </w:r>
      <w:r w:rsidR="00444E30">
        <w:t>, 2011, tradução nossa)</w:t>
      </w:r>
      <w:ins w:id="545" w:author="Patrick Machado" w:date="2017-06-20T19:35:00Z">
        <w:r w:rsidR="00F609AA">
          <w:t>.</w:t>
        </w:r>
      </w:ins>
    </w:p>
    <w:p w14:paraId="2C04428B" w14:textId="77777777" w:rsidR="00F609AA" w:rsidRDefault="00F609AA" w:rsidP="00CF4047">
      <w:pPr>
        <w:pStyle w:val="Texto"/>
      </w:pPr>
    </w:p>
    <w:p w14:paraId="4822E3CD" w14:textId="1A81C724" w:rsidR="00441EF8" w:rsidRPr="00441EF8" w:rsidRDefault="00441EF8" w:rsidP="00CF4047">
      <w:pPr>
        <w:pStyle w:val="Legenda"/>
        <w:ind w:left="1418" w:firstLine="283"/>
        <w:rPr>
          <w:b w:val="0"/>
          <w:bCs w:val="0"/>
          <w:sz w:val="24"/>
          <w:szCs w:val="24"/>
        </w:rPr>
      </w:pPr>
      <w:bookmarkStart w:id="546" w:name="_Toc485751627"/>
      <w:r w:rsidRPr="00DA65CA">
        <w:rPr>
          <w:b w:val="0"/>
          <w:bCs w:val="0"/>
          <w:sz w:val="24"/>
          <w:szCs w:val="24"/>
        </w:rPr>
        <w:t xml:space="preserve">Figura </w:t>
      </w:r>
      <w:r w:rsidRPr="00DA65CA">
        <w:rPr>
          <w:b w:val="0"/>
          <w:bCs w:val="0"/>
          <w:sz w:val="24"/>
          <w:szCs w:val="24"/>
        </w:rPr>
        <w:fldChar w:fldCharType="begin"/>
      </w:r>
      <w:r w:rsidRPr="00DA65CA">
        <w:rPr>
          <w:b w:val="0"/>
          <w:bCs w:val="0"/>
          <w:sz w:val="24"/>
          <w:szCs w:val="24"/>
        </w:rPr>
        <w:instrText xml:space="preserve"> SEQ Figura \* ARABIC </w:instrText>
      </w:r>
      <w:r w:rsidRPr="00DA65CA">
        <w:rPr>
          <w:b w:val="0"/>
          <w:bCs w:val="0"/>
          <w:sz w:val="24"/>
          <w:szCs w:val="24"/>
        </w:rPr>
        <w:fldChar w:fldCharType="separate"/>
      </w:r>
      <w:r w:rsidR="00E23101">
        <w:rPr>
          <w:b w:val="0"/>
          <w:bCs w:val="0"/>
          <w:noProof/>
          <w:sz w:val="24"/>
          <w:szCs w:val="24"/>
        </w:rPr>
        <w:t>6</w:t>
      </w:r>
      <w:r w:rsidRPr="00DA65CA">
        <w:rPr>
          <w:b w:val="0"/>
          <w:bCs w:val="0"/>
          <w:sz w:val="24"/>
          <w:szCs w:val="24"/>
        </w:rPr>
        <w:fldChar w:fldCharType="end"/>
      </w:r>
      <w:r w:rsidRPr="00DA65CA">
        <w:rPr>
          <w:b w:val="0"/>
          <w:bCs w:val="0"/>
          <w:sz w:val="24"/>
          <w:szCs w:val="24"/>
        </w:rPr>
        <w:t xml:space="preserve"> </w:t>
      </w:r>
      <w:r>
        <w:rPr>
          <w:b w:val="0"/>
          <w:bCs w:val="0"/>
          <w:sz w:val="24"/>
          <w:szCs w:val="24"/>
        </w:rPr>
        <w:t>–</w:t>
      </w:r>
      <w:r w:rsidR="00AC323D">
        <w:rPr>
          <w:b w:val="0"/>
          <w:bCs w:val="0"/>
          <w:sz w:val="24"/>
          <w:szCs w:val="24"/>
        </w:rPr>
        <w:t xml:space="preserve"> T</w:t>
      </w:r>
      <w:r w:rsidR="00CE22BA">
        <w:rPr>
          <w:b w:val="0"/>
          <w:bCs w:val="0"/>
          <w:sz w:val="24"/>
          <w:szCs w:val="24"/>
        </w:rPr>
        <w:t>ipos de eventos n</w:t>
      </w:r>
      <w:r>
        <w:rPr>
          <w:b w:val="0"/>
          <w:bCs w:val="0"/>
          <w:sz w:val="24"/>
          <w:szCs w:val="24"/>
        </w:rPr>
        <w:t>o BPMN</w:t>
      </w:r>
      <w:bookmarkEnd w:id="546"/>
    </w:p>
    <w:p w14:paraId="3FE9CDEE" w14:textId="02B3D5EF" w:rsidR="00001FC5" w:rsidRDefault="00146368" w:rsidP="00CF4047">
      <w:pPr>
        <w:jc w:val="center"/>
      </w:pPr>
      <w:r>
        <w:rPr>
          <w:noProof/>
          <w:lang w:eastAsia="pt-BR"/>
        </w:rPr>
        <w:drawing>
          <wp:inline distT="0" distB="0" distL="0" distR="0" wp14:anchorId="2CB9C9FD" wp14:editId="6FCA0070">
            <wp:extent cx="2390775" cy="857070"/>
            <wp:effectExtent l="0" t="0" r="0"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6265" cy="862623"/>
                    </a:xfrm>
                    <a:prstGeom prst="rect">
                      <a:avLst/>
                    </a:prstGeom>
                    <a:noFill/>
                    <a:ln>
                      <a:noFill/>
                    </a:ln>
                  </pic:spPr>
                </pic:pic>
              </a:graphicData>
            </a:graphic>
          </wp:inline>
        </w:drawing>
      </w:r>
    </w:p>
    <w:p w14:paraId="4109E0FF" w14:textId="4D66563A" w:rsidR="000F15DC" w:rsidRPr="00EE56A3" w:rsidRDefault="000F15DC" w:rsidP="00F609AA">
      <w:pPr>
        <w:pStyle w:val="55Tabelafonte"/>
        <w:ind w:left="1418" w:firstLine="283"/>
      </w:pPr>
      <w:commentRangeStart w:id="547"/>
      <w:commentRangeStart w:id="548"/>
      <w:r>
        <w:t xml:space="preserve">Fonte: </w:t>
      </w:r>
      <w:commentRangeEnd w:id="547"/>
      <w:ins w:id="549" w:author="Patrick Machado" w:date="2017-06-20T19:35:00Z">
        <w:r w:rsidR="00C770A8" w:rsidRPr="00A34BE9">
          <w:t>Object Management Group</w:t>
        </w:r>
      </w:ins>
      <w:del w:id="550" w:author="Patrick Machado" w:date="2017-06-20T19:35:00Z">
        <w:r w:rsidRPr="001B6313" w:rsidDel="00F609AA">
          <w:commentReference w:id="547"/>
        </w:r>
        <w:commentRangeEnd w:id="548"/>
        <w:r w:rsidR="007C45A6" w:rsidRPr="00F609AA" w:rsidDel="00F609AA">
          <w:rPr>
            <w:rStyle w:val="Refdecomentrio"/>
            <w:lang w:eastAsia="ar-SA"/>
          </w:rPr>
          <w:commentReference w:id="548"/>
        </w:r>
      </w:del>
      <w:ins w:id="551" w:author="Patrick Machado" w:date="2017-06-20T19:35:00Z">
        <w:r w:rsidR="00F609AA">
          <w:rPr>
            <w:rStyle w:val="Refdecomentrio"/>
            <w:lang w:eastAsia="ar-SA"/>
          </w:rPr>
          <w:t>, 2011.</w:t>
        </w:r>
      </w:ins>
    </w:p>
    <w:p w14:paraId="0E8CE86D" w14:textId="5A3C6180" w:rsidR="0012604D" w:rsidRDefault="002A49B6" w:rsidP="00F609AA">
      <w:pPr>
        <w:pStyle w:val="Ttulo4"/>
      </w:pPr>
      <w:bookmarkStart w:id="552" w:name="_Toc485751674"/>
      <w:r>
        <w:t>Atividade</w:t>
      </w:r>
      <w:bookmarkEnd w:id="552"/>
    </w:p>
    <w:p w14:paraId="37C66984" w14:textId="39DBE3E0" w:rsidR="00605B56" w:rsidRDefault="008C3056" w:rsidP="00F609AA">
      <w:pPr>
        <w:pStyle w:val="Texto"/>
        <w:rPr>
          <w:ins w:id="553" w:author="Patrick Machado" w:date="2017-06-20T18:41:00Z"/>
        </w:rPr>
      </w:pPr>
      <w:r>
        <w:t>Atividades são os trabalhos realizados em um processo. As atividades podem ser divididas em dois tipos: Tarefas e Subprocessos.</w:t>
      </w:r>
      <w:r w:rsidR="00605B56">
        <w:t xml:space="preserve"> Uma tarefa é uma atividade atômica, utilizada quando o trabalho no processo não precisa ser descrito em níveis menores</w:t>
      </w:r>
      <w:r w:rsidR="006D0ABC">
        <w:t xml:space="preserve">, conforme </w:t>
      </w:r>
      <w:r w:rsidR="006D0ABC">
        <w:fldChar w:fldCharType="begin"/>
      </w:r>
      <w:r w:rsidR="006D0ABC">
        <w:instrText xml:space="preserve"> REF _Ref465709404 \h  \* MERGEFORMAT </w:instrText>
      </w:r>
      <w:r w:rsidR="006D0ABC">
        <w:fldChar w:fldCharType="separate"/>
      </w:r>
      <w:r w:rsidR="00E23101" w:rsidRPr="00AB6988">
        <w:t xml:space="preserve">Figura </w:t>
      </w:r>
      <w:r w:rsidR="00E23101" w:rsidRPr="00E23101">
        <w:rPr>
          <w:bCs/>
          <w:noProof/>
        </w:rPr>
        <w:t>7</w:t>
      </w:r>
      <w:r w:rsidR="006D0ABC">
        <w:fldChar w:fldCharType="end"/>
      </w:r>
      <w:r w:rsidR="00605B56">
        <w:t xml:space="preserve">. </w:t>
      </w:r>
      <w:r w:rsidR="00AE041D">
        <w:t>(</w:t>
      </w:r>
      <w:commentRangeStart w:id="554"/>
      <w:r w:rsidR="00AE041D" w:rsidRPr="007C45A6">
        <w:rPr>
          <w:rPrChange w:id="555" w:author="Patrick Machado" w:date="2017-06-20T18:40:00Z">
            <w:rPr>
              <w:i/>
            </w:rPr>
          </w:rPrChange>
        </w:rPr>
        <w:t>OBJECT MANAGEMENT GROUP</w:t>
      </w:r>
      <w:commentRangeEnd w:id="554"/>
      <w:r w:rsidR="007C45A6">
        <w:rPr>
          <w:rStyle w:val="Refdecomentrio"/>
        </w:rPr>
        <w:commentReference w:id="554"/>
      </w:r>
      <w:r w:rsidR="00AE041D">
        <w:t>, 2011, tradução nossa)</w:t>
      </w:r>
      <w:ins w:id="556" w:author="Patrick Machado" w:date="2017-06-20T19:35:00Z">
        <w:r w:rsidR="00F609AA">
          <w:t>.</w:t>
        </w:r>
      </w:ins>
    </w:p>
    <w:p w14:paraId="72BCA108" w14:textId="117164B6" w:rsidR="007C45A6" w:rsidDel="00F609AA" w:rsidRDefault="007C45A6" w:rsidP="00CF4047">
      <w:pPr>
        <w:pStyle w:val="Texto"/>
        <w:rPr>
          <w:del w:id="557" w:author="Patrick Machado" w:date="2017-06-20T19:35:00Z"/>
        </w:rPr>
      </w:pPr>
    </w:p>
    <w:p w14:paraId="393B382D" w14:textId="5810BFFD" w:rsidR="00441EF8" w:rsidRPr="00AB6988" w:rsidRDefault="00441EF8" w:rsidP="00CF4047">
      <w:pPr>
        <w:pStyle w:val="Legenda"/>
        <w:ind w:left="1418" w:firstLine="283"/>
        <w:rPr>
          <w:b w:val="0"/>
          <w:bCs w:val="0"/>
          <w:sz w:val="24"/>
          <w:szCs w:val="24"/>
        </w:rPr>
      </w:pPr>
      <w:bookmarkStart w:id="558" w:name="_Ref465709404"/>
      <w:bookmarkStart w:id="559" w:name="_Toc485751628"/>
      <w:r w:rsidRPr="00AB6988">
        <w:rPr>
          <w:b w:val="0"/>
          <w:bCs w:val="0"/>
          <w:sz w:val="24"/>
          <w:szCs w:val="24"/>
        </w:rPr>
        <w:t xml:space="preserve">Figura </w:t>
      </w:r>
      <w:r w:rsidRPr="00AB6988">
        <w:rPr>
          <w:b w:val="0"/>
          <w:bCs w:val="0"/>
          <w:sz w:val="24"/>
          <w:szCs w:val="24"/>
        </w:rPr>
        <w:fldChar w:fldCharType="begin"/>
      </w:r>
      <w:r w:rsidRPr="00AB6988">
        <w:rPr>
          <w:b w:val="0"/>
          <w:bCs w:val="0"/>
          <w:sz w:val="24"/>
          <w:szCs w:val="24"/>
        </w:rPr>
        <w:instrText xml:space="preserve"> SEQ Figura \* ARABIC </w:instrText>
      </w:r>
      <w:r w:rsidRPr="00AB6988">
        <w:rPr>
          <w:b w:val="0"/>
          <w:bCs w:val="0"/>
          <w:sz w:val="24"/>
          <w:szCs w:val="24"/>
        </w:rPr>
        <w:fldChar w:fldCharType="separate"/>
      </w:r>
      <w:r w:rsidR="00E23101">
        <w:rPr>
          <w:b w:val="0"/>
          <w:bCs w:val="0"/>
          <w:noProof/>
          <w:sz w:val="24"/>
          <w:szCs w:val="24"/>
        </w:rPr>
        <w:t>7</w:t>
      </w:r>
      <w:r w:rsidRPr="00AB6988">
        <w:rPr>
          <w:b w:val="0"/>
          <w:bCs w:val="0"/>
          <w:sz w:val="24"/>
          <w:szCs w:val="24"/>
        </w:rPr>
        <w:fldChar w:fldCharType="end"/>
      </w:r>
      <w:bookmarkEnd w:id="558"/>
      <w:r w:rsidRPr="00AB6988">
        <w:rPr>
          <w:b w:val="0"/>
          <w:bCs w:val="0"/>
          <w:sz w:val="24"/>
          <w:szCs w:val="24"/>
        </w:rPr>
        <w:t xml:space="preserve"> –</w:t>
      </w:r>
      <w:r w:rsidR="00AC323D">
        <w:rPr>
          <w:b w:val="0"/>
          <w:bCs w:val="0"/>
          <w:sz w:val="24"/>
          <w:szCs w:val="24"/>
        </w:rPr>
        <w:t xml:space="preserve"> </w:t>
      </w:r>
      <w:r w:rsidRPr="00AB6988">
        <w:rPr>
          <w:b w:val="0"/>
          <w:bCs w:val="0"/>
          <w:sz w:val="24"/>
          <w:szCs w:val="24"/>
        </w:rPr>
        <w:t>Tarefa no BPMN</w:t>
      </w:r>
      <w:bookmarkEnd w:id="559"/>
    </w:p>
    <w:p w14:paraId="5A2DB8E3" w14:textId="7694675E" w:rsidR="009061EB" w:rsidRDefault="00605B56" w:rsidP="00CF4047">
      <w:pPr>
        <w:jc w:val="center"/>
      </w:pPr>
      <w:r>
        <w:rPr>
          <w:noProof/>
          <w:lang w:eastAsia="pt-BR"/>
        </w:rPr>
        <w:drawing>
          <wp:inline distT="0" distB="0" distL="0" distR="0" wp14:anchorId="585D8B43" wp14:editId="5B9DAB3F">
            <wp:extent cx="1348315" cy="933450"/>
            <wp:effectExtent l="0" t="0" r="444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61293" cy="942435"/>
                    </a:xfrm>
                    <a:prstGeom prst="rect">
                      <a:avLst/>
                    </a:prstGeom>
                    <a:noFill/>
                    <a:ln>
                      <a:noFill/>
                    </a:ln>
                  </pic:spPr>
                </pic:pic>
              </a:graphicData>
            </a:graphic>
          </wp:inline>
        </w:drawing>
      </w:r>
    </w:p>
    <w:p w14:paraId="364E89AB" w14:textId="376ED4D9" w:rsidR="00AB6988" w:rsidRDefault="00AB6988" w:rsidP="00CF4047">
      <w:pPr>
        <w:pStyle w:val="55Tabelafonte"/>
        <w:ind w:left="1418" w:firstLine="283"/>
      </w:pPr>
      <w:commentRangeStart w:id="560"/>
      <w:r>
        <w:t>Fonte:</w:t>
      </w:r>
      <w:commentRangeEnd w:id="560"/>
      <w:r w:rsidR="001B6313" w:rsidRPr="00140AC5">
        <w:commentReference w:id="560"/>
      </w:r>
      <w:ins w:id="561" w:author="Patrick Machado" w:date="2017-06-20T19:35:00Z">
        <w:r w:rsidR="00F609AA">
          <w:t xml:space="preserve"> </w:t>
        </w:r>
      </w:ins>
      <w:ins w:id="562" w:author="Patrick Machado" w:date="2017-06-20T19:36:00Z">
        <w:r w:rsidR="00C770A8" w:rsidRPr="00A34BE9">
          <w:t>Object Management Group</w:t>
        </w:r>
        <w:r w:rsidR="00C770A8">
          <w:rPr>
            <w:rStyle w:val="Refdecomentrio"/>
            <w:lang w:eastAsia="ar-SA"/>
          </w:rPr>
          <w:t>, 2011.</w:t>
        </w:r>
      </w:ins>
    </w:p>
    <w:p w14:paraId="14F61A3E" w14:textId="40CB3983" w:rsidR="00AB6988" w:rsidRDefault="00AB6988" w:rsidP="00CF4047">
      <w:pPr>
        <w:pStyle w:val="Texto"/>
        <w:ind w:firstLine="0"/>
      </w:pPr>
    </w:p>
    <w:p w14:paraId="1B675F33" w14:textId="6055BC5E" w:rsidR="003B076A" w:rsidRDefault="003B076A" w:rsidP="00CF4047">
      <w:pPr>
        <w:pStyle w:val="Texto"/>
        <w:rPr>
          <w:ins w:id="563" w:author="Patrick Machado" w:date="2017-06-20T19:37:00Z"/>
        </w:rPr>
      </w:pPr>
      <w:r>
        <w:t>Já um subprocesso é uma ativid</w:t>
      </w:r>
      <w:r w:rsidR="00AE041D">
        <w:t>ade composta, incluída em</w:t>
      </w:r>
      <w:r>
        <w:t xml:space="preserve"> um processo. Pode ser apresentada de forma compacta</w:t>
      </w:r>
      <w:r w:rsidR="002A57C5">
        <w:t>, onde os detalhes do subprocesso não são visíveis,</w:t>
      </w:r>
      <w:r>
        <w:t xml:space="preserve"> ou expandida,</w:t>
      </w:r>
      <w:r w:rsidR="002A57C5">
        <w:t xml:space="preserve"> exib</w:t>
      </w:r>
      <w:r w:rsidR="00F838EF">
        <w:t>indo</w:t>
      </w:r>
      <w:r w:rsidR="002A57C5">
        <w:t xml:space="preserve"> os detalhes do subprocesso, </w:t>
      </w:r>
      <w:r>
        <w:t>conforme</w:t>
      </w:r>
      <w:r w:rsidR="00C62144">
        <w:t xml:space="preserve"> </w:t>
      </w:r>
      <w:fldSimple w:instr=" REF _Ref465710066  \* MERGEFORMAT ">
        <w:r w:rsidR="00E23101" w:rsidRPr="00E23101">
          <w:rPr>
            <w:bCs/>
          </w:rPr>
          <w:t>Figura 8</w:t>
        </w:r>
      </w:fldSimple>
      <w:r w:rsidR="00C62144" w:rsidRPr="00C62144">
        <w:t xml:space="preserve"> e </w:t>
      </w:r>
      <w:fldSimple w:instr=" REF _Ref465710073  \* MERGEFORMAT ">
        <w:r w:rsidR="00E23101" w:rsidRPr="00E23101">
          <w:rPr>
            <w:bCs/>
          </w:rPr>
          <w:t xml:space="preserve">Figura </w:t>
        </w:r>
        <w:r w:rsidR="00E23101" w:rsidRPr="00E23101">
          <w:rPr>
            <w:bCs/>
            <w:noProof/>
          </w:rPr>
          <w:t>9</w:t>
        </w:r>
      </w:fldSimple>
      <w:r w:rsidR="00C62144">
        <w:t xml:space="preserve"> </w:t>
      </w:r>
      <w:r w:rsidRPr="001B6313">
        <w:t>respectivamente.</w:t>
      </w:r>
      <w:r w:rsidR="00B90246">
        <w:t xml:space="preserve"> É importante notar que o subprocesso apresenta o fluxo equivalente ao de um processo</w:t>
      </w:r>
      <w:r w:rsidR="00444E30">
        <w:t xml:space="preserve">. Isto significa que o fluxo do processo no qual está contido não deve cruzar o fluxo do subprocesso. </w:t>
      </w:r>
      <w:r w:rsidR="00AE041D">
        <w:t>(</w:t>
      </w:r>
      <w:r w:rsidR="00AE041D" w:rsidRPr="00C770A8">
        <w:rPr>
          <w:rPrChange w:id="564" w:author="Patrick Machado" w:date="2017-06-20T19:37:00Z">
            <w:rPr>
              <w:i/>
            </w:rPr>
          </w:rPrChange>
        </w:rPr>
        <w:t>OBJECT MANAGEMENT GROUP</w:t>
      </w:r>
      <w:r w:rsidR="00AE041D">
        <w:t>, 2011, tradução nossa)</w:t>
      </w:r>
      <w:ins w:id="565" w:author="Patrick Machado" w:date="2017-06-20T19:37:00Z">
        <w:r w:rsidR="00C770A8">
          <w:t>.</w:t>
        </w:r>
      </w:ins>
    </w:p>
    <w:p w14:paraId="54283AF0" w14:textId="77777777" w:rsidR="00C770A8" w:rsidRDefault="00C770A8" w:rsidP="00CF4047">
      <w:pPr>
        <w:pStyle w:val="Texto"/>
      </w:pPr>
    </w:p>
    <w:p w14:paraId="30AA5077" w14:textId="37502E3A" w:rsidR="003B076A" w:rsidRPr="00441EF8" w:rsidRDefault="003B076A" w:rsidP="00CF4047">
      <w:pPr>
        <w:pStyle w:val="Legenda"/>
        <w:ind w:left="1418" w:firstLine="283"/>
        <w:rPr>
          <w:b w:val="0"/>
          <w:bCs w:val="0"/>
          <w:sz w:val="24"/>
          <w:szCs w:val="24"/>
        </w:rPr>
      </w:pPr>
      <w:bookmarkStart w:id="566" w:name="_Ref465710066"/>
      <w:bookmarkStart w:id="567" w:name="_Toc485751629"/>
      <w:r w:rsidRPr="00DA65CA">
        <w:rPr>
          <w:b w:val="0"/>
          <w:bCs w:val="0"/>
          <w:sz w:val="24"/>
          <w:szCs w:val="24"/>
        </w:rPr>
        <w:t xml:space="preserve">Figura </w:t>
      </w:r>
      <w:r w:rsidRPr="00DA65CA">
        <w:rPr>
          <w:b w:val="0"/>
          <w:bCs w:val="0"/>
          <w:sz w:val="24"/>
          <w:szCs w:val="24"/>
        </w:rPr>
        <w:fldChar w:fldCharType="begin"/>
      </w:r>
      <w:r w:rsidRPr="00DA65CA">
        <w:rPr>
          <w:b w:val="0"/>
          <w:bCs w:val="0"/>
          <w:sz w:val="24"/>
          <w:szCs w:val="24"/>
        </w:rPr>
        <w:instrText xml:space="preserve"> SEQ Figura \* ARABIC </w:instrText>
      </w:r>
      <w:r w:rsidRPr="00DA65CA">
        <w:rPr>
          <w:b w:val="0"/>
          <w:bCs w:val="0"/>
          <w:sz w:val="24"/>
          <w:szCs w:val="24"/>
        </w:rPr>
        <w:fldChar w:fldCharType="separate"/>
      </w:r>
      <w:r w:rsidR="00E23101">
        <w:rPr>
          <w:b w:val="0"/>
          <w:bCs w:val="0"/>
          <w:noProof/>
          <w:sz w:val="24"/>
          <w:szCs w:val="24"/>
        </w:rPr>
        <w:t>8</w:t>
      </w:r>
      <w:r w:rsidRPr="00DA65CA">
        <w:rPr>
          <w:b w:val="0"/>
          <w:bCs w:val="0"/>
          <w:sz w:val="24"/>
          <w:szCs w:val="24"/>
        </w:rPr>
        <w:fldChar w:fldCharType="end"/>
      </w:r>
      <w:bookmarkEnd w:id="566"/>
      <w:r w:rsidRPr="00DA65CA">
        <w:rPr>
          <w:b w:val="0"/>
          <w:bCs w:val="0"/>
          <w:sz w:val="24"/>
          <w:szCs w:val="24"/>
        </w:rPr>
        <w:t xml:space="preserve"> </w:t>
      </w:r>
      <w:bookmarkStart w:id="568" w:name="_Ref465713832"/>
      <w:r>
        <w:rPr>
          <w:b w:val="0"/>
          <w:bCs w:val="0"/>
          <w:sz w:val="24"/>
          <w:szCs w:val="24"/>
        </w:rPr>
        <w:t>–</w:t>
      </w:r>
      <w:r w:rsidR="00AC323D">
        <w:rPr>
          <w:b w:val="0"/>
          <w:bCs w:val="0"/>
          <w:sz w:val="24"/>
          <w:szCs w:val="24"/>
        </w:rPr>
        <w:t xml:space="preserve"> </w:t>
      </w:r>
      <w:r>
        <w:rPr>
          <w:b w:val="0"/>
          <w:bCs w:val="0"/>
          <w:sz w:val="24"/>
          <w:szCs w:val="24"/>
        </w:rPr>
        <w:t xml:space="preserve">Subprocesso </w:t>
      </w:r>
      <w:r w:rsidR="00AC323D">
        <w:rPr>
          <w:b w:val="0"/>
          <w:bCs w:val="0"/>
          <w:sz w:val="24"/>
          <w:szCs w:val="24"/>
        </w:rPr>
        <w:t>compacto</w:t>
      </w:r>
      <w:r>
        <w:rPr>
          <w:b w:val="0"/>
          <w:bCs w:val="0"/>
          <w:sz w:val="24"/>
          <w:szCs w:val="24"/>
        </w:rPr>
        <w:t xml:space="preserve"> no BPMN</w:t>
      </w:r>
      <w:bookmarkEnd w:id="568"/>
      <w:bookmarkEnd w:id="567"/>
    </w:p>
    <w:p w14:paraId="1BBA121E" w14:textId="0D564270" w:rsidR="003B076A" w:rsidRDefault="003B076A" w:rsidP="00CF4047">
      <w:pPr>
        <w:jc w:val="center"/>
      </w:pPr>
      <w:r>
        <w:rPr>
          <w:noProof/>
          <w:lang w:eastAsia="pt-BR"/>
        </w:rPr>
        <w:drawing>
          <wp:inline distT="0" distB="0" distL="0" distR="0" wp14:anchorId="5D614D97" wp14:editId="6AA29440">
            <wp:extent cx="1343025" cy="986470"/>
            <wp:effectExtent l="0" t="0" r="0" b="444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52237" cy="993236"/>
                    </a:xfrm>
                    <a:prstGeom prst="rect">
                      <a:avLst/>
                    </a:prstGeom>
                    <a:noFill/>
                    <a:ln>
                      <a:noFill/>
                    </a:ln>
                  </pic:spPr>
                </pic:pic>
              </a:graphicData>
            </a:graphic>
          </wp:inline>
        </w:drawing>
      </w:r>
    </w:p>
    <w:p w14:paraId="413F7AE2" w14:textId="4D117ACA" w:rsidR="00FD7E00" w:rsidRDefault="00FD7E00" w:rsidP="00CF4047">
      <w:pPr>
        <w:pStyle w:val="55Tabelafonte"/>
        <w:ind w:left="1418" w:firstLine="283"/>
      </w:pPr>
      <w:commentRangeStart w:id="569"/>
      <w:r>
        <w:t>Fonte:</w:t>
      </w:r>
      <w:commentRangeEnd w:id="569"/>
      <w:r w:rsidR="001B6313">
        <w:rPr>
          <w:rStyle w:val="Refdecomentrio"/>
          <w:lang w:eastAsia="ar-SA"/>
        </w:rPr>
        <w:commentReference w:id="569"/>
      </w:r>
      <w:ins w:id="570" w:author="Patrick Machado" w:date="2017-06-20T19:37:00Z">
        <w:r w:rsidR="00C770A8">
          <w:t xml:space="preserve"> </w:t>
        </w:r>
        <w:r w:rsidR="00C770A8" w:rsidRPr="00A34BE9">
          <w:t>Object Management Group</w:t>
        </w:r>
        <w:r w:rsidR="00C770A8">
          <w:rPr>
            <w:rStyle w:val="Refdecomentrio"/>
            <w:lang w:eastAsia="ar-SA"/>
          </w:rPr>
          <w:t>, 2011.</w:t>
        </w:r>
      </w:ins>
    </w:p>
    <w:p w14:paraId="4085DC56" w14:textId="77777777" w:rsidR="00AB6988" w:rsidRDefault="00AB6988" w:rsidP="00CF4047">
      <w:pPr>
        <w:pStyle w:val="Texto"/>
      </w:pPr>
      <w:r>
        <w:tab/>
      </w:r>
    </w:p>
    <w:p w14:paraId="35CD9E2E" w14:textId="4D722B42" w:rsidR="003B076A" w:rsidRDefault="003B076A" w:rsidP="00CF4047">
      <w:pPr>
        <w:pStyle w:val="Legenda"/>
        <w:ind w:left="1418" w:firstLine="283"/>
        <w:rPr>
          <w:b w:val="0"/>
          <w:bCs w:val="0"/>
          <w:sz w:val="24"/>
          <w:szCs w:val="24"/>
        </w:rPr>
      </w:pPr>
      <w:bookmarkStart w:id="571" w:name="_Ref465710073"/>
      <w:bookmarkStart w:id="572" w:name="_Toc485751630"/>
      <w:r w:rsidRPr="00DA65CA">
        <w:rPr>
          <w:b w:val="0"/>
          <w:bCs w:val="0"/>
          <w:sz w:val="24"/>
          <w:szCs w:val="24"/>
        </w:rPr>
        <w:t xml:space="preserve">Figura </w:t>
      </w:r>
      <w:r w:rsidRPr="00DA65CA">
        <w:rPr>
          <w:b w:val="0"/>
          <w:bCs w:val="0"/>
          <w:sz w:val="24"/>
          <w:szCs w:val="24"/>
        </w:rPr>
        <w:fldChar w:fldCharType="begin"/>
      </w:r>
      <w:r w:rsidRPr="00DA65CA">
        <w:rPr>
          <w:b w:val="0"/>
          <w:bCs w:val="0"/>
          <w:sz w:val="24"/>
          <w:szCs w:val="24"/>
        </w:rPr>
        <w:instrText xml:space="preserve"> SEQ Figura \* ARABIC </w:instrText>
      </w:r>
      <w:r w:rsidRPr="00DA65CA">
        <w:rPr>
          <w:b w:val="0"/>
          <w:bCs w:val="0"/>
          <w:sz w:val="24"/>
          <w:szCs w:val="24"/>
        </w:rPr>
        <w:fldChar w:fldCharType="separate"/>
      </w:r>
      <w:r w:rsidR="00E23101">
        <w:rPr>
          <w:b w:val="0"/>
          <w:bCs w:val="0"/>
          <w:noProof/>
          <w:sz w:val="24"/>
          <w:szCs w:val="24"/>
        </w:rPr>
        <w:t>9</w:t>
      </w:r>
      <w:r w:rsidRPr="00DA65CA">
        <w:rPr>
          <w:b w:val="0"/>
          <w:bCs w:val="0"/>
          <w:sz w:val="24"/>
          <w:szCs w:val="24"/>
        </w:rPr>
        <w:fldChar w:fldCharType="end"/>
      </w:r>
      <w:bookmarkEnd w:id="571"/>
      <w:r w:rsidRPr="00DA65CA">
        <w:rPr>
          <w:b w:val="0"/>
          <w:bCs w:val="0"/>
          <w:sz w:val="24"/>
          <w:szCs w:val="24"/>
        </w:rPr>
        <w:t xml:space="preserve"> </w:t>
      </w:r>
      <w:r>
        <w:rPr>
          <w:b w:val="0"/>
          <w:bCs w:val="0"/>
          <w:sz w:val="24"/>
          <w:szCs w:val="24"/>
        </w:rPr>
        <w:t>–</w:t>
      </w:r>
      <w:r w:rsidR="00AC323D">
        <w:rPr>
          <w:b w:val="0"/>
          <w:bCs w:val="0"/>
          <w:sz w:val="24"/>
          <w:szCs w:val="24"/>
        </w:rPr>
        <w:t xml:space="preserve"> </w:t>
      </w:r>
      <w:r w:rsidR="00FD7E00">
        <w:rPr>
          <w:b w:val="0"/>
          <w:bCs w:val="0"/>
          <w:sz w:val="24"/>
          <w:szCs w:val="24"/>
        </w:rPr>
        <w:t>Subprocesso expandid</w:t>
      </w:r>
      <w:r w:rsidR="00AC323D">
        <w:rPr>
          <w:b w:val="0"/>
          <w:bCs w:val="0"/>
          <w:sz w:val="24"/>
          <w:szCs w:val="24"/>
        </w:rPr>
        <w:t>o</w:t>
      </w:r>
      <w:r w:rsidR="00FD7E00">
        <w:rPr>
          <w:b w:val="0"/>
          <w:bCs w:val="0"/>
          <w:sz w:val="24"/>
          <w:szCs w:val="24"/>
        </w:rPr>
        <w:t xml:space="preserve"> </w:t>
      </w:r>
      <w:r>
        <w:rPr>
          <w:b w:val="0"/>
          <w:bCs w:val="0"/>
          <w:sz w:val="24"/>
          <w:szCs w:val="24"/>
        </w:rPr>
        <w:t>no BPMN</w:t>
      </w:r>
      <w:bookmarkEnd w:id="572"/>
    </w:p>
    <w:p w14:paraId="4FAE26BD" w14:textId="3B69B0F7" w:rsidR="003B076A" w:rsidRDefault="005763E8" w:rsidP="00CF4047">
      <w:pPr>
        <w:jc w:val="center"/>
      </w:pPr>
      <w:r>
        <w:rPr>
          <w:noProof/>
          <w:lang w:eastAsia="pt-BR"/>
        </w:rPr>
        <w:drawing>
          <wp:inline distT="0" distB="0" distL="0" distR="0" wp14:anchorId="26AE83A2" wp14:editId="1A5C7F75">
            <wp:extent cx="2287323" cy="185737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8768" cy="1858548"/>
                    </a:xfrm>
                    <a:prstGeom prst="rect">
                      <a:avLst/>
                    </a:prstGeom>
                    <a:noFill/>
                    <a:ln>
                      <a:noFill/>
                    </a:ln>
                  </pic:spPr>
                </pic:pic>
              </a:graphicData>
            </a:graphic>
          </wp:inline>
        </w:drawing>
      </w:r>
    </w:p>
    <w:p w14:paraId="37F37AA4" w14:textId="095162C2" w:rsidR="003B076A" w:rsidRPr="009061EB" w:rsidRDefault="00FD7E00" w:rsidP="00CF4047">
      <w:pPr>
        <w:pStyle w:val="55Tabelafonte"/>
        <w:ind w:left="1418" w:firstLine="283"/>
      </w:pPr>
      <w:commentRangeStart w:id="573"/>
      <w:r>
        <w:t xml:space="preserve">Fonte: </w:t>
      </w:r>
      <w:commentRangeEnd w:id="573"/>
      <w:r w:rsidR="001B6313" w:rsidRPr="00D16F9B">
        <w:commentReference w:id="573"/>
      </w:r>
      <w:ins w:id="574" w:author="Patrick Machado" w:date="2017-06-20T19:38:00Z">
        <w:r w:rsidR="00C770A8" w:rsidRPr="00C770A8">
          <w:t xml:space="preserve"> </w:t>
        </w:r>
        <w:r w:rsidR="00C770A8" w:rsidRPr="00A34BE9">
          <w:t>Object Management Group</w:t>
        </w:r>
        <w:r w:rsidR="00C770A8">
          <w:rPr>
            <w:rStyle w:val="Refdecomentrio"/>
            <w:lang w:eastAsia="ar-SA"/>
          </w:rPr>
          <w:t>, 2011.</w:t>
        </w:r>
      </w:ins>
    </w:p>
    <w:p w14:paraId="5D54F631" w14:textId="20A9DDFB" w:rsidR="00167E8A" w:rsidRDefault="00FE75BB" w:rsidP="00CF4047">
      <w:pPr>
        <w:pStyle w:val="Ttulo4"/>
      </w:pPr>
      <w:bookmarkStart w:id="575" w:name="_Toc485751675"/>
      <w:r>
        <w:lastRenderedPageBreak/>
        <w:t>Comporta de C</w:t>
      </w:r>
      <w:r w:rsidR="00167E8A">
        <w:t>aminho</w:t>
      </w:r>
      <w:bookmarkEnd w:id="575"/>
    </w:p>
    <w:p w14:paraId="1C21B054" w14:textId="7DC448C4" w:rsidR="00167E8A" w:rsidRDefault="00FE75BB" w:rsidP="00CF4047">
      <w:pPr>
        <w:spacing w:line="360" w:lineRule="auto"/>
        <w:ind w:firstLine="1134"/>
        <w:rPr>
          <w:ins w:id="576" w:author="Patrick Machado" w:date="2017-06-20T19:38:00Z"/>
          <w:szCs w:val="24"/>
        </w:rPr>
      </w:pPr>
      <w:r>
        <w:rPr>
          <w:szCs w:val="24"/>
        </w:rPr>
        <w:t>As Comportas de Caminho são utilizadas em um processo para controlar a divergência e convergência dos Fluxos de Sequ</w:t>
      </w:r>
      <w:r w:rsidR="005B5D71">
        <w:rPr>
          <w:szCs w:val="24"/>
        </w:rPr>
        <w:t>ência (ver</w:t>
      </w:r>
      <w:r>
        <w:rPr>
          <w:szCs w:val="24"/>
        </w:rPr>
        <w:t xml:space="preserve"> </w:t>
      </w:r>
      <w:r w:rsidR="005B5D71">
        <w:rPr>
          <w:szCs w:val="24"/>
        </w:rPr>
        <w:fldChar w:fldCharType="begin"/>
      </w:r>
      <w:r w:rsidR="005B5D71">
        <w:rPr>
          <w:szCs w:val="24"/>
        </w:rPr>
        <w:instrText xml:space="preserve"> REF _Ref465711741 \r \h </w:instrText>
      </w:r>
      <w:r w:rsidR="00CA4E85">
        <w:rPr>
          <w:szCs w:val="24"/>
        </w:rPr>
        <w:instrText xml:space="preserve"> \* MERGEFORMAT </w:instrText>
      </w:r>
      <w:r w:rsidR="005B5D71">
        <w:rPr>
          <w:szCs w:val="24"/>
        </w:rPr>
      </w:r>
      <w:r w:rsidR="005B5D71">
        <w:rPr>
          <w:szCs w:val="24"/>
        </w:rPr>
        <w:fldChar w:fldCharType="separate"/>
      </w:r>
      <w:r w:rsidR="00E23101">
        <w:rPr>
          <w:szCs w:val="24"/>
        </w:rPr>
        <w:t>2.4.3.1</w:t>
      </w:r>
      <w:r w:rsidR="005B5D71">
        <w:rPr>
          <w:szCs w:val="24"/>
        </w:rPr>
        <w:fldChar w:fldCharType="end"/>
      </w:r>
      <w:r w:rsidR="005B5D71">
        <w:rPr>
          <w:szCs w:val="24"/>
        </w:rPr>
        <w:t>).</w:t>
      </w:r>
      <w:r w:rsidR="00CA4E85">
        <w:rPr>
          <w:szCs w:val="24"/>
        </w:rPr>
        <w:t xml:space="preserve"> </w:t>
      </w:r>
    </w:p>
    <w:p w14:paraId="6E288B00" w14:textId="77777777" w:rsidR="00C770A8" w:rsidRDefault="00C770A8" w:rsidP="00CF4047">
      <w:pPr>
        <w:spacing w:line="360" w:lineRule="auto"/>
        <w:ind w:firstLine="1134"/>
        <w:rPr>
          <w:szCs w:val="24"/>
        </w:rPr>
      </w:pPr>
    </w:p>
    <w:p w14:paraId="4204804B" w14:textId="2C64CF44" w:rsidR="00CA4E85" w:rsidRDefault="00CA4E85" w:rsidP="00CF4047">
      <w:pPr>
        <w:pStyle w:val="Legenda"/>
        <w:ind w:left="1418" w:firstLine="283"/>
        <w:rPr>
          <w:b w:val="0"/>
          <w:bCs w:val="0"/>
          <w:sz w:val="24"/>
          <w:szCs w:val="24"/>
        </w:rPr>
      </w:pPr>
      <w:bookmarkStart w:id="577" w:name="_Toc485751631"/>
      <w:r w:rsidRPr="00DA65CA">
        <w:rPr>
          <w:b w:val="0"/>
          <w:bCs w:val="0"/>
          <w:sz w:val="24"/>
          <w:szCs w:val="24"/>
        </w:rPr>
        <w:t xml:space="preserve">Figura </w:t>
      </w:r>
      <w:r w:rsidRPr="00DA65CA">
        <w:rPr>
          <w:b w:val="0"/>
          <w:bCs w:val="0"/>
          <w:sz w:val="24"/>
          <w:szCs w:val="24"/>
        </w:rPr>
        <w:fldChar w:fldCharType="begin"/>
      </w:r>
      <w:r w:rsidRPr="00DA65CA">
        <w:rPr>
          <w:b w:val="0"/>
          <w:bCs w:val="0"/>
          <w:sz w:val="24"/>
          <w:szCs w:val="24"/>
        </w:rPr>
        <w:instrText xml:space="preserve"> SEQ Figura \* ARABIC </w:instrText>
      </w:r>
      <w:r w:rsidRPr="00DA65CA">
        <w:rPr>
          <w:b w:val="0"/>
          <w:bCs w:val="0"/>
          <w:sz w:val="24"/>
          <w:szCs w:val="24"/>
        </w:rPr>
        <w:fldChar w:fldCharType="separate"/>
      </w:r>
      <w:r w:rsidR="00E23101">
        <w:rPr>
          <w:b w:val="0"/>
          <w:bCs w:val="0"/>
          <w:noProof/>
          <w:sz w:val="24"/>
          <w:szCs w:val="24"/>
        </w:rPr>
        <w:t>10</w:t>
      </w:r>
      <w:r w:rsidRPr="00DA65CA">
        <w:rPr>
          <w:b w:val="0"/>
          <w:bCs w:val="0"/>
          <w:sz w:val="24"/>
          <w:szCs w:val="24"/>
        </w:rPr>
        <w:fldChar w:fldCharType="end"/>
      </w:r>
      <w:r w:rsidRPr="00DA65CA">
        <w:rPr>
          <w:b w:val="0"/>
          <w:bCs w:val="0"/>
          <w:sz w:val="24"/>
          <w:szCs w:val="24"/>
        </w:rPr>
        <w:t xml:space="preserve"> </w:t>
      </w:r>
      <w:r>
        <w:rPr>
          <w:b w:val="0"/>
          <w:bCs w:val="0"/>
          <w:sz w:val="24"/>
          <w:szCs w:val="24"/>
        </w:rPr>
        <w:t>–</w:t>
      </w:r>
      <w:r w:rsidR="00AC323D">
        <w:rPr>
          <w:b w:val="0"/>
          <w:bCs w:val="0"/>
          <w:sz w:val="24"/>
          <w:szCs w:val="24"/>
        </w:rPr>
        <w:t xml:space="preserve"> </w:t>
      </w:r>
      <w:r>
        <w:rPr>
          <w:b w:val="0"/>
          <w:bCs w:val="0"/>
          <w:sz w:val="24"/>
          <w:szCs w:val="24"/>
        </w:rPr>
        <w:t>Comporta de Caminho no BPMN</w:t>
      </w:r>
      <w:bookmarkEnd w:id="577"/>
    </w:p>
    <w:p w14:paraId="41BAA15A" w14:textId="3B9F06EF" w:rsidR="00CA4E85" w:rsidRDefault="00CA4E85" w:rsidP="00CF4047">
      <w:pPr>
        <w:jc w:val="center"/>
      </w:pPr>
      <w:r>
        <w:rPr>
          <w:noProof/>
          <w:lang w:eastAsia="pt-BR"/>
        </w:rPr>
        <w:drawing>
          <wp:inline distT="0" distB="0" distL="0" distR="0" wp14:anchorId="05090E9E" wp14:editId="77EB3491">
            <wp:extent cx="752475" cy="752475"/>
            <wp:effectExtent l="0" t="0" r="9525"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52475" cy="752475"/>
                    </a:xfrm>
                    <a:prstGeom prst="rect">
                      <a:avLst/>
                    </a:prstGeom>
                    <a:noFill/>
                    <a:ln>
                      <a:noFill/>
                    </a:ln>
                  </pic:spPr>
                </pic:pic>
              </a:graphicData>
            </a:graphic>
          </wp:inline>
        </w:drawing>
      </w:r>
    </w:p>
    <w:p w14:paraId="068D8E78" w14:textId="6F6C29D0" w:rsidR="00CA4E85" w:rsidRPr="00F21A3D" w:rsidRDefault="00CA4E85" w:rsidP="00CF4047">
      <w:pPr>
        <w:pStyle w:val="55Tabelafonte"/>
        <w:ind w:left="1418" w:firstLine="283"/>
      </w:pPr>
      <w:commentRangeStart w:id="578"/>
      <w:r>
        <w:t xml:space="preserve">Fonte: </w:t>
      </w:r>
      <w:commentRangeEnd w:id="578"/>
      <w:r w:rsidRPr="00D16F9B">
        <w:commentReference w:id="578"/>
      </w:r>
      <w:ins w:id="579" w:author="Patrick Machado" w:date="2017-06-20T19:38:00Z">
        <w:r w:rsidR="00C770A8" w:rsidRPr="00C770A8">
          <w:t xml:space="preserve"> </w:t>
        </w:r>
        <w:r w:rsidR="00C770A8" w:rsidRPr="00A34BE9">
          <w:t>Object Management Group</w:t>
        </w:r>
        <w:r w:rsidR="00C770A8">
          <w:rPr>
            <w:rStyle w:val="Refdecomentrio"/>
            <w:lang w:eastAsia="ar-SA"/>
          </w:rPr>
          <w:t>, 2011.</w:t>
        </w:r>
      </w:ins>
    </w:p>
    <w:p w14:paraId="72E0A1A4" w14:textId="054DFF0C" w:rsidR="00EE56A3" w:rsidRDefault="00EE56A3" w:rsidP="00CF4047">
      <w:pPr>
        <w:pStyle w:val="Ttulo3"/>
      </w:pPr>
      <w:bookmarkStart w:id="580" w:name="_Toc485751676"/>
      <w:r>
        <w:t>Dados</w:t>
      </w:r>
      <w:bookmarkEnd w:id="580"/>
    </w:p>
    <w:p w14:paraId="5F40531B" w14:textId="0984A3D3" w:rsidR="0013369D" w:rsidRDefault="00EE56A3" w:rsidP="00CF4047">
      <w:pPr>
        <w:pStyle w:val="Texto"/>
      </w:pPr>
      <w:r>
        <w:t>N</w:t>
      </w:r>
      <w:r w:rsidR="006939B6">
        <w:t xml:space="preserve">a categoria </w:t>
      </w:r>
      <w:r>
        <w:t xml:space="preserve">Dados, há os elementos utilizados para representar os dados </w:t>
      </w:r>
      <w:r w:rsidR="00CD2914">
        <w:t>que serão transmitidos ao longo do processo</w:t>
      </w:r>
      <w:r>
        <w:t>. O</w:t>
      </w:r>
      <w:r w:rsidR="00E75AC8">
        <w:t>s elementos de dados são Objeto</w:t>
      </w:r>
      <w:r>
        <w:t xml:space="preserve"> de Dados (</w:t>
      </w:r>
      <w:r w:rsidRPr="00EE56A3">
        <w:t>Data Object</w:t>
      </w:r>
      <w:r>
        <w:t>), Entrada de Dados (</w:t>
      </w:r>
      <w:r w:rsidR="00C1251A">
        <w:t>Data Input</w:t>
      </w:r>
      <w:r>
        <w:t>), Saída de Dados (</w:t>
      </w:r>
      <w:r w:rsidR="00C1251A">
        <w:t>Data Output</w:t>
      </w:r>
      <w:r>
        <w:t>) e Armazenamento de Dados (</w:t>
      </w:r>
      <w:r w:rsidR="00C1251A">
        <w:t>Data Store</w:t>
      </w:r>
      <w:r>
        <w:t>).</w:t>
      </w:r>
      <w:r w:rsidR="00A27621">
        <w:t xml:space="preserve"> (</w:t>
      </w:r>
      <w:r w:rsidR="00A27621" w:rsidRPr="00C770A8">
        <w:rPr>
          <w:rPrChange w:id="581" w:author="Patrick Machado" w:date="2017-06-20T19:38:00Z">
            <w:rPr>
              <w:i/>
            </w:rPr>
          </w:rPrChange>
        </w:rPr>
        <w:t>OBJECT MANAGEMENT GROUP</w:t>
      </w:r>
      <w:r w:rsidR="00A27621">
        <w:t>, 2011, tradução nossa)</w:t>
      </w:r>
      <w:ins w:id="582" w:author="Patrick Machado" w:date="2017-06-20T19:38:00Z">
        <w:r w:rsidR="00C770A8">
          <w:t>.</w:t>
        </w:r>
      </w:ins>
    </w:p>
    <w:p w14:paraId="30221073" w14:textId="6B51F206" w:rsidR="00E75AC8" w:rsidRDefault="00E75AC8" w:rsidP="00CF4047">
      <w:pPr>
        <w:pStyle w:val="Ttulo4"/>
      </w:pPr>
      <w:bookmarkStart w:id="583" w:name="_Toc485751677"/>
      <w:r>
        <w:t>Objeto de Dados</w:t>
      </w:r>
      <w:bookmarkEnd w:id="583"/>
    </w:p>
    <w:p w14:paraId="41BEC332" w14:textId="0285CC54" w:rsidR="0013369D" w:rsidRDefault="00CD2914" w:rsidP="00AF1BC1">
      <w:pPr>
        <w:pStyle w:val="Texto"/>
        <w:rPr>
          <w:ins w:id="584" w:author="Patrick Machado" w:date="2017-06-20T19:38:00Z"/>
        </w:rPr>
      </w:pPr>
      <w:r>
        <w:t>Representam as informações necessárias para realizar a atividade ou que serão produzidas por uma atividade</w:t>
      </w:r>
      <w:r w:rsidR="0013369D">
        <w:t xml:space="preserve">. </w:t>
      </w:r>
      <w:r w:rsidR="00C62144">
        <w:t xml:space="preserve">Podem ser representadas como um objeto único ou uma coleção de objetos, </w:t>
      </w:r>
      <w:r w:rsidR="00C62144" w:rsidRPr="00C62144">
        <w:t xml:space="preserve">conforme </w:t>
      </w:r>
      <w:r w:rsidR="00C62144" w:rsidRPr="00C62144">
        <w:fldChar w:fldCharType="begin"/>
      </w:r>
      <w:r w:rsidR="00C62144" w:rsidRPr="00C62144">
        <w:instrText xml:space="preserve"> REF _Ref465713771 \h  \* MERGEFORMAT </w:instrText>
      </w:r>
      <w:r w:rsidR="00C62144" w:rsidRPr="00C62144">
        <w:fldChar w:fldCharType="separate"/>
      </w:r>
      <w:r w:rsidR="00E23101" w:rsidRPr="00E23101">
        <w:rPr>
          <w:bCs/>
        </w:rPr>
        <w:t xml:space="preserve">Figura </w:t>
      </w:r>
      <w:r w:rsidR="00E23101" w:rsidRPr="00E23101">
        <w:rPr>
          <w:bCs/>
          <w:noProof/>
        </w:rPr>
        <w:t>11</w:t>
      </w:r>
      <w:r w:rsidR="00C62144" w:rsidRPr="00C62144">
        <w:fldChar w:fldCharType="end"/>
      </w:r>
      <w:r w:rsidR="00C62144" w:rsidRPr="00C62144">
        <w:t xml:space="preserve"> e </w:t>
      </w:r>
      <w:r w:rsidR="00C62144" w:rsidRPr="00C62144">
        <w:fldChar w:fldCharType="begin"/>
      </w:r>
      <w:r w:rsidR="00C62144" w:rsidRPr="00C62144">
        <w:instrText xml:space="preserve"> REF _Ref465713774 \h  \* MERGEFORMAT </w:instrText>
      </w:r>
      <w:r w:rsidR="00C62144" w:rsidRPr="00C62144">
        <w:fldChar w:fldCharType="separate"/>
      </w:r>
      <w:r w:rsidR="00E23101" w:rsidRPr="00E23101">
        <w:rPr>
          <w:bCs/>
        </w:rPr>
        <w:t xml:space="preserve">Figura </w:t>
      </w:r>
      <w:r w:rsidR="00E23101" w:rsidRPr="00E23101">
        <w:rPr>
          <w:bCs/>
          <w:noProof/>
        </w:rPr>
        <w:t>12</w:t>
      </w:r>
      <w:r w:rsidR="00C62144" w:rsidRPr="00C62144">
        <w:fldChar w:fldCharType="end"/>
      </w:r>
      <w:r w:rsidR="00C62144">
        <w:t xml:space="preserve"> respectivamente.</w:t>
      </w:r>
      <w:r w:rsidR="00E3341A">
        <w:t xml:space="preserve"> (</w:t>
      </w:r>
      <w:r w:rsidR="00E3341A" w:rsidRPr="00C770A8">
        <w:rPr>
          <w:rPrChange w:id="585" w:author="Patrick Machado" w:date="2017-06-20T19:38:00Z">
            <w:rPr>
              <w:i/>
            </w:rPr>
          </w:rPrChange>
        </w:rPr>
        <w:t>OBJECT MANAGEMENT GROUP</w:t>
      </w:r>
      <w:r w:rsidR="00E3341A">
        <w:t>, 2011, tradução nossa)</w:t>
      </w:r>
      <w:ins w:id="586" w:author="Patrick Machado" w:date="2017-06-20T19:38:00Z">
        <w:r w:rsidR="00C770A8">
          <w:t>.</w:t>
        </w:r>
      </w:ins>
    </w:p>
    <w:p w14:paraId="61FC62EB" w14:textId="21D144C9" w:rsidR="00C770A8" w:rsidDel="00C770A8" w:rsidRDefault="00C770A8" w:rsidP="00AF1BC1">
      <w:pPr>
        <w:pStyle w:val="Texto"/>
        <w:rPr>
          <w:del w:id="587" w:author="Patrick Machado" w:date="2017-06-20T19:38:00Z"/>
        </w:rPr>
      </w:pPr>
    </w:p>
    <w:p w14:paraId="0408A658" w14:textId="77777777" w:rsidR="00C770A8" w:rsidRDefault="00C770A8">
      <w:pPr>
        <w:suppressAutoHyphens w:val="0"/>
        <w:jc w:val="left"/>
        <w:rPr>
          <w:ins w:id="588" w:author="Patrick Machado" w:date="2017-06-20T19:38:00Z"/>
          <w:szCs w:val="24"/>
        </w:rPr>
      </w:pPr>
      <w:bookmarkStart w:id="589" w:name="_Ref465713771"/>
      <w:bookmarkStart w:id="590" w:name="_Ref465713763"/>
      <w:ins w:id="591" w:author="Patrick Machado" w:date="2017-06-20T19:38:00Z">
        <w:r>
          <w:rPr>
            <w:b/>
            <w:bCs/>
            <w:szCs w:val="24"/>
          </w:rPr>
          <w:br w:type="page"/>
        </w:r>
      </w:ins>
    </w:p>
    <w:p w14:paraId="4E6F4EA7" w14:textId="3406CD8F" w:rsidR="00C62144" w:rsidRDefault="00C62144" w:rsidP="00AF1BC1">
      <w:pPr>
        <w:pStyle w:val="Legenda"/>
        <w:ind w:left="1418" w:firstLine="283"/>
        <w:rPr>
          <w:b w:val="0"/>
          <w:bCs w:val="0"/>
          <w:sz w:val="24"/>
          <w:szCs w:val="24"/>
        </w:rPr>
      </w:pPr>
      <w:bookmarkStart w:id="592" w:name="_Toc485751632"/>
      <w:r w:rsidRPr="00DA65CA">
        <w:rPr>
          <w:b w:val="0"/>
          <w:bCs w:val="0"/>
          <w:sz w:val="24"/>
          <w:szCs w:val="24"/>
        </w:rPr>
        <w:lastRenderedPageBreak/>
        <w:t xml:space="preserve">Figura </w:t>
      </w:r>
      <w:r w:rsidRPr="00DA65CA">
        <w:rPr>
          <w:b w:val="0"/>
          <w:bCs w:val="0"/>
          <w:sz w:val="24"/>
          <w:szCs w:val="24"/>
        </w:rPr>
        <w:fldChar w:fldCharType="begin"/>
      </w:r>
      <w:r w:rsidRPr="00DA65CA">
        <w:rPr>
          <w:b w:val="0"/>
          <w:bCs w:val="0"/>
          <w:sz w:val="24"/>
          <w:szCs w:val="24"/>
        </w:rPr>
        <w:instrText xml:space="preserve"> SEQ Figura \* ARABIC </w:instrText>
      </w:r>
      <w:r w:rsidRPr="00DA65CA">
        <w:rPr>
          <w:b w:val="0"/>
          <w:bCs w:val="0"/>
          <w:sz w:val="24"/>
          <w:szCs w:val="24"/>
        </w:rPr>
        <w:fldChar w:fldCharType="separate"/>
      </w:r>
      <w:r w:rsidR="00E23101">
        <w:rPr>
          <w:b w:val="0"/>
          <w:bCs w:val="0"/>
          <w:noProof/>
          <w:sz w:val="24"/>
          <w:szCs w:val="24"/>
        </w:rPr>
        <w:t>11</w:t>
      </w:r>
      <w:r w:rsidRPr="00DA65CA">
        <w:rPr>
          <w:b w:val="0"/>
          <w:bCs w:val="0"/>
          <w:sz w:val="24"/>
          <w:szCs w:val="24"/>
        </w:rPr>
        <w:fldChar w:fldCharType="end"/>
      </w:r>
      <w:bookmarkEnd w:id="589"/>
      <w:r w:rsidRPr="00DA65CA">
        <w:rPr>
          <w:b w:val="0"/>
          <w:bCs w:val="0"/>
          <w:sz w:val="24"/>
          <w:szCs w:val="24"/>
        </w:rPr>
        <w:t xml:space="preserve"> </w:t>
      </w:r>
      <w:r>
        <w:rPr>
          <w:b w:val="0"/>
          <w:bCs w:val="0"/>
          <w:sz w:val="24"/>
          <w:szCs w:val="24"/>
        </w:rPr>
        <w:t>–</w:t>
      </w:r>
      <w:r w:rsidR="00AC323D">
        <w:rPr>
          <w:b w:val="0"/>
          <w:bCs w:val="0"/>
          <w:sz w:val="24"/>
          <w:szCs w:val="24"/>
        </w:rPr>
        <w:t xml:space="preserve"> </w:t>
      </w:r>
      <w:r>
        <w:rPr>
          <w:b w:val="0"/>
          <w:bCs w:val="0"/>
          <w:sz w:val="24"/>
          <w:szCs w:val="24"/>
        </w:rPr>
        <w:t>Objeto de Dados no BPMN</w:t>
      </w:r>
      <w:bookmarkEnd w:id="590"/>
      <w:bookmarkEnd w:id="592"/>
    </w:p>
    <w:p w14:paraId="1F2933A9" w14:textId="193367F4" w:rsidR="00C62144" w:rsidRDefault="008A0ACF" w:rsidP="00AF1BC1">
      <w:pPr>
        <w:jc w:val="center"/>
      </w:pPr>
      <w:r>
        <w:rPr>
          <w:noProof/>
          <w:lang w:eastAsia="pt-BR"/>
        </w:rPr>
        <w:drawing>
          <wp:inline distT="0" distB="0" distL="0" distR="0" wp14:anchorId="63F68CFA" wp14:editId="5ED12989">
            <wp:extent cx="609600" cy="7620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 cy="762000"/>
                    </a:xfrm>
                    <a:prstGeom prst="rect">
                      <a:avLst/>
                    </a:prstGeom>
                    <a:noFill/>
                    <a:ln>
                      <a:noFill/>
                    </a:ln>
                  </pic:spPr>
                </pic:pic>
              </a:graphicData>
            </a:graphic>
          </wp:inline>
        </w:drawing>
      </w:r>
    </w:p>
    <w:p w14:paraId="4A91C1F9" w14:textId="46739286" w:rsidR="00C62144" w:rsidRDefault="00C62144" w:rsidP="00AF1BC1">
      <w:pPr>
        <w:pStyle w:val="55Tabelafonte"/>
        <w:ind w:left="1418" w:firstLine="283"/>
      </w:pPr>
      <w:commentRangeStart w:id="593"/>
      <w:r>
        <w:t xml:space="preserve">Fonte: </w:t>
      </w:r>
      <w:commentRangeEnd w:id="593"/>
      <w:r w:rsidRPr="00D16F9B">
        <w:commentReference w:id="593"/>
      </w:r>
      <w:ins w:id="594" w:author="Patrick Machado" w:date="2017-06-20T19:38:00Z">
        <w:r w:rsidR="00C770A8" w:rsidRPr="00C770A8">
          <w:t xml:space="preserve"> </w:t>
        </w:r>
        <w:r w:rsidR="00C770A8" w:rsidRPr="00A34BE9">
          <w:t>Object Management Group</w:t>
        </w:r>
        <w:r w:rsidR="00C770A8">
          <w:rPr>
            <w:rStyle w:val="Refdecomentrio"/>
            <w:lang w:eastAsia="ar-SA"/>
          </w:rPr>
          <w:t>, 2011.</w:t>
        </w:r>
      </w:ins>
    </w:p>
    <w:p w14:paraId="6F9F25D0" w14:textId="77777777" w:rsidR="006422B2" w:rsidRPr="009061EB" w:rsidRDefault="006422B2" w:rsidP="00AF1BC1">
      <w:pPr>
        <w:pStyle w:val="55Tabelafonte"/>
        <w:ind w:left="1418" w:firstLine="283"/>
      </w:pPr>
    </w:p>
    <w:p w14:paraId="6E529334" w14:textId="4896F7BD" w:rsidR="00C62144" w:rsidRDefault="00C62144" w:rsidP="00770454">
      <w:pPr>
        <w:pStyle w:val="Legenda"/>
        <w:ind w:left="1418" w:firstLine="283"/>
        <w:rPr>
          <w:b w:val="0"/>
          <w:bCs w:val="0"/>
          <w:sz w:val="24"/>
          <w:szCs w:val="24"/>
        </w:rPr>
      </w:pPr>
      <w:bookmarkStart w:id="595" w:name="_Ref465713774"/>
      <w:bookmarkStart w:id="596" w:name="_Toc485751633"/>
      <w:r w:rsidRPr="00DA65CA">
        <w:rPr>
          <w:b w:val="0"/>
          <w:bCs w:val="0"/>
          <w:sz w:val="24"/>
          <w:szCs w:val="24"/>
        </w:rPr>
        <w:t xml:space="preserve">Figura </w:t>
      </w:r>
      <w:r w:rsidRPr="00DA65CA">
        <w:rPr>
          <w:b w:val="0"/>
          <w:bCs w:val="0"/>
          <w:sz w:val="24"/>
          <w:szCs w:val="24"/>
        </w:rPr>
        <w:fldChar w:fldCharType="begin"/>
      </w:r>
      <w:r w:rsidRPr="00DA65CA">
        <w:rPr>
          <w:b w:val="0"/>
          <w:bCs w:val="0"/>
          <w:sz w:val="24"/>
          <w:szCs w:val="24"/>
        </w:rPr>
        <w:instrText xml:space="preserve"> SEQ Figura \* ARABIC </w:instrText>
      </w:r>
      <w:r w:rsidRPr="00DA65CA">
        <w:rPr>
          <w:b w:val="0"/>
          <w:bCs w:val="0"/>
          <w:sz w:val="24"/>
          <w:szCs w:val="24"/>
        </w:rPr>
        <w:fldChar w:fldCharType="separate"/>
      </w:r>
      <w:r w:rsidR="00E23101">
        <w:rPr>
          <w:b w:val="0"/>
          <w:bCs w:val="0"/>
          <w:noProof/>
          <w:sz w:val="24"/>
          <w:szCs w:val="24"/>
        </w:rPr>
        <w:t>12</w:t>
      </w:r>
      <w:r w:rsidRPr="00DA65CA">
        <w:rPr>
          <w:b w:val="0"/>
          <w:bCs w:val="0"/>
          <w:sz w:val="24"/>
          <w:szCs w:val="24"/>
        </w:rPr>
        <w:fldChar w:fldCharType="end"/>
      </w:r>
      <w:bookmarkEnd w:id="595"/>
      <w:r w:rsidRPr="00DA65CA">
        <w:rPr>
          <w:b w:val="0"/>
          <w:bCs w:val="0"/>
          <w:sz w:val="24"/>
          <w:szCs w:val="24"/>
        </w:rPr>
        <w:t xml:space="preserve"> </w:t>
      </w:r>
      <w:r>
        <w:rPr>
          <w:b w:val="0"/>
          <w:bCs w:val="0"/>
          <w:sz w:val="24"/>
          <w:szCs w:val="24"/>
        </w:rPr>
        <w:t>–</w:t>
      </w:r>
      <w:r w:rsidRPr="00DA65CA">
        <w:rPr>
          <w:b w:val="0"/>
          <w:bCs w:val="0"/>
          <w:sz w:val="24"/>
          <w:szCs w:val="24"/>
        </w:rPr>
        <w:t xml:space="preserve"> </w:t>
      </w:r>
      <w:r w:rsidR="00AC323D">
        <w:rPr>
          <w:b w:val="0"/>
          <w:bCs w:val="0"/>
          <w:sz w:val="24"/>
          <w:szCs w:val="24"/>
        </w:rPr>
        <w:t>Coleção</w:t>
      </w:r>
      <w:r>
        <w:rPr>
          <w:b w:val="0"/>
          <w:bCs w:val="0"/>
          <w:sz w:val="24"/>
          <w:szCs w:val="24"/>
        </w:rPr>
        <w:t xml:space="preserve"> de Objetos de Dados no BPMN</w:t>
      </w:r>
      <w:bookmarkEnd w:id="596"/>
    </w:p>
    <w:p w14:paraId="70E628CD" w14:textId="1F2A023D" w:rsidR="00C62144" w:rsidRDefault="008A0ACF" w:rsidP="00770454">
      <w:pPr>
        <w:jc w:val="center"/>
      </w:pPr>
      <w:r>
        <w:rPr>
          <w:noProof/>
          <w:lang w:eastAsia="pt-BR"/>
        </w:rPr>
        <w:drawing>
          <wp:inline distT="0" distB="0" distL="0" distR="0" wp14:anchorId="63360144" wp14:editId="0DFC3280">
            <wp:extent cx="600075" cy="781050"/>
            <wp:effectExtent l="0" t="0" r="952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0075" cy="781050"/>
                    </a:xfrm>
                    <a:prstGeom prst="rect">
                      <a:avLst/>
                    </a:prstGeom>
                    <a:noFill/>
                    <a:ln>
                      <a:noFill/>
                    </a:ln>
                  </pic:spPr>
                </pic:pic>
              </a:graphicData>
            </a:graphic>
          </wp:inline>
        </w:drawing>
      </w:r>
    </w:p>
    <w:p w14:paraId="6655C3D9" w14:textId="64B3368A" w:rsidR="00C62144" w:rsidRPr="0013369D" w:rsidRDefault="00C62144" w:rsidP="00770454">
      <w:pPr>
        <w:pStyle w:val="55Tabelafonte"/>
        <w:ind w:left="1418" w:firstLine="283"/>
      </w:pPr>
      <w:commentRangeStart w:id="597"/>
      <w:r>
        <w:t xml:space="preserve">Fonte: </w:t>
      </w:r>
      <w:commentRangeEnd w:id="597"/>
      <w:r w:rsidRPr="00D16F9B">
        <w:commentReference w:id="597"/>
      </w:r>
      <w:ins w:id="598" w:author="Patrick Machado" w:date="2017-06-20T19:38:00Z">
        <w:r w:rsidR="00C770A8" w:rsidRPr="00C770A8">
          <w:t xml:space="preserve"> </w:t>
        </w:r>
        <w:r w:rsidR="00C770A8" w:rsidRPr="00A34BE9">
          <w:t>Object Management Group</w:t>
        </w:r>
        <w:r w:rsidR="00C770A8">
          <w:rPr>
            <w:rStyle w:val="Refdecomentrio"/>
            <w:lang w:eastAsia="ar-SA"/>
          </w:rPr>
          <w:t>, 2011.</w:t>
        </w:r>
      </w:ins>
    </w:p>
    <w:p w14:paraId="699B8E7D" w14:textId="4AFE0414" w:rsidR="007612AC" w:rsidRDefault="007612AC" w:rsidP="00C11D1C">
      <w:pPr>
        <w:pStyle w:val="Ttulo4"/>
      </w:pPr>
      <w:bookmarkStart w:id="599" w:name="_Toc485751678"/>
      <w:r>
        <w:t>Entrada de Dados</w:t>
      </w:r>
      <w:bookmarkEnd w:id="599"/>
    </w:p>
    <w:p w14:paraId="0DC2C515" w14:textId="6CC23839" w:rsidR="0013369D" w:rsidRDefault="001634B6" w:rsidP="00C11D1C">
      <w:pPr>
        <w:pStyle w:val="Texto"/>
        <w:rPr>
          <w:ins w:id="600" w:author="Patrick Machado" w:date="2017-06-20T19:39:00Z"/>
        </w:rPr>
      </w:pPr>
      <w:r>
        <w:t>Uma Entrada de Dados é a declaração explicita de que um dado será necessário para realização de uma Atividade. (</w:t>
      </w:r>
      <w:r w:rsidRPr="00C770A8">
        <w:rPr>
          <w:rPrChange w:id="601" w:author="Patrick Machado" w:date="2017-06-20T19:39:00Z">
            <w:rPr>
              <w:i/>
            </w:rPr>
          </w:rPrChange>
        </w:rPr>
        <w:t>OBJECT MANAGEMENT GROUP</w:t>
      </w:r>
      <w:r>
        <w:t>, 2011, tradução nossa)</w:t>
      </w:r>
      <w:ins w:id="602" w:author="Patrick Machado" w:date="2017-06-20T19:39:00Z">
        <w:r w:rsidR="00C770A8">
          <w:t>.</w:t>
        </w:r>
      </w:ins>
    </w:p>
    <w:p w14:paraId="71F3D006" w14:textId="77777777" w:rsidR="00C770A8" w:rsidRDefault="00C770A8" w:rsidP="00C11D1C">
      <w:pPr>
        <w:pStyle w:val="Texto"/>
      </w:pPr>
    </w:p>
    <w:p w14:paraId="6BAABF62" w14:textId="3C0197C8" w:rsidR="008A0ACF" w:rsidRDefault="008A0ACF" w:rsidP="00C11D1C">
      <w:pPr>
        <w:pStyle w:val="Legenda"/>
        <w:ind w:left="1418" w:firstLine="283"/>
        <w:rPr>
          <w:b w:val="0"/>
          <w:bCs w:val="0"/>
          <w:sz w:val="24"/>
          <w:szCs w:val="24"/>
        </w:rPr>
      </w:pPr>
      <w:bookmarkStart w:id="603" w:name="_Toc485751634"/>
      <w:r w:rsidRPr="00DA65CA">
        <w:rPr>
          <w:b w:val="0"/>
          <w:bCs w:val="0"/>
          <w:sz w:val="24"/>
          <w:szCs w:val="24"/>
        </w:rPr>
        <w:t xml:space="preserve">Figura </w:t>
      </w:r>
      <w:r w:rsidRPr="00DA65CA">
        <w:rPr>
          <w:b w:val="0"/>
          <w:bCs w:val="0"/>
          <w:sz w:val="24"/>
          <w:szCs w:val="24"/>
        </w:rPr>
        <w:fldChar w:fldCharType="begin"/>
      </w:r>
      <w:r w:rsidRPr="00DA65CA">
        <w:rPr>
          <w:b w:val="0"/>
          <w:bCs w:val="0"/>
          <w:sz w:val="24"/>
          <w:szCs w:val="24"/>
        </w:rPr>
        <w:instrText xml:space="preserve"> SEQ Figura \* ARABIC </w:instrText>
      </w:r>
      <w:r w:rsidRPr="00DA65CA">
        <w:rPr>
          <w:b w:val="0"/>
          <w:bCs w:val="0"/>
          <w:sz w:val="24"/>
          <w:szCs w:val="24"/>
        </w:rPr>
        <w:fldChar w:fldCharType="separate"/>
      </w:r>
      <w:r w:rsidR="00E23101">
        <w:rPr>
          <w:b w:val="0"/>
          <w:bCs w:val="0"/>
          <w:noProof/>
          <w:sz w:val="24"/>
          <w:szCs w:val="24"/>
        </w:rPr>
        <w:t>13</w:t>
      </w:r>
      <w:r w:rsidRPr="00DA65CA">
        <w:rPr>
          <w:b w:val="0"/>
          <w:bCs w:val="0"/>
          <w:sz w:val="24"/>
          <w:szCs w:val="24"/>
        </w:rPr>
        <w:fldChar w:fldCharType="end"/>
      </w:r>
      <w:r w:rsidRPr="00DA65CA">
        <w:rPr>
          <w:b w:val="0"/>
          <w:bCs w:val="0"/>
          <w:sz w:val="24"/>
          <w:szCs w:val="24"/>
        </w:rPr>
        <w:t xml:space="preserve"> </w:t>
      </w:r>
      <w:r>
        <w:rPr>
          <w:b w:val="0"/>
          <w:bCs w:val="0"/>
          <w:sz w:val="24"/>
          <w:szCs w:val="24"/>
        </w:rPr>
        <w:t>–</w:t>
      </w:r>
      <w:r w:rsidR="0082001C">
        <w:rPr>
          <w:b w:val="0"/>
          <w:bCs w:val="0"/>
          <w:sz w:val="24"/>
          <w:szCs w:val="24"/>
        </w:rPr>
        <w:t xml:space="preserve"> </w:t>
      </w:r>
      <w:r w:rsidR="00D54B62">
        <w:rPr>
          <w:b w:val="0"/>
          <w:bCs w:val="0"/>
          <w:sz w:val="24"/>
          <w:szCs w:val="24"/>
        </w:rPr>
        <w:t>Entrada</w:t>
      </w:r>
      <w:r>
        <w:rPr>
          <w:b w:val="0"/>
          <w:bCs w:val="0"/>
          <w:sz w:val="24"/>
          <w:szCs w:val="24"/>
        </w:rPr>
        <w:t xml:space="preserve"> de Dados no BPMN</w:t>
      </w:r>
      <w:bookmarkEnd w:id="603"/>
    </w:p>
    <w:p w14:paraId="107D0459" w14:textId="3FF8624F" w:rsidR="008A0ACF" w:rsidRDefault="008A0ACF" w:rsidP="00C11D1C">
      <w:pPr>
        <w:jc w:val="center"/>
      </w:pPr>
      <w:r>
        <w:rPr>
          <w:noProof/>
          <w:lang w:eastAsia="pt-BR"/>
        </w:rPr>
        <w:drawing>
          <wp:inline distT="0" distB="0" distL="0" distR="0" wp14:anchorId="11E0561B" wp14:editId="3DDFEF8E">
            <wp:extent cx="590550" cy="75247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550" cy="752475"/>
                    </a:xfrm>
                    <a:prstGeom prst="rect">
                      <a:avLst/>
                    </a:prstGeom>
                    <a:noFill/>
                    <a:ln>
                      <a:noFill/>
                    </a:ln>
                  </pic:spPr>
                </pic:pic>
              </a:graphicData>
            </a:graphic>
          </wp:inline>
        </w:drawing>
      </w:r>
    </w:p>
    <w:p w14:paraId="5E7BD168" w14:textId="7722BE21" w:rsidR="008A0ACF" w:rsidRPr="0013369D" w:rsidRDefault="008A0ACF" w:rsidP="00C11D1C">
      <w:pPr>
        <w:pStyle w:val="55Tabelafonte"/>
        <w:ind w:left="1418" w:firstLine="283"/>
      </w:pPr>
      <w:commentRangeStart w:id="604"/>
      <w:r>
        <w:t xml:space="preserve">Fonte: </w:t>
      </w:r>
      <w:commentRangeEnd w:id="604"/>
      <w:r w:rsidRPr="00D16F9B">
        <w:commentReference w:id="604"/>
      </w:r>
      <w:ins w:id="605" w:author="Patrick Machado" w:date="2017-06-20T19:39:00Z">
        <w:r w:rsidR="00C770A8" w:rsidRPr="00C770A8">
          <w:t xml:space="preserve"> </w:t>
        </w:r>
        <w:r w:rsidR="00C770A8" w:rsidRPr="00A34BE9">
          <w:t>Object Management Group</w:t>
        </w:r>
        <w:r w:rsidR="00C770A8">
          <w:rPr>
            <w:rStyle w:val="Refdecomentrio"/>
            <w:lang w:eastAsia="ar-SA"/>
          </w:rPr>
          <w:t>, 2011.</w:t>
        </w:r>
      </w:ins>
    </w:p>
    <w:p w14:paraId="34CD501A" w14:textId="08B5F67F" w:rsidR="007612AC" w:rsidRDefault="007612AC" w:rsidP="00C11D1C">
      <w:pPr>
        <w:pStyle w:val="Ttulo4"/>
      </w:pPr>
      <w:bookmarkStart w:id="606" w:name="_Toc485751679"/>
      <w:r>
        <w:t>Saída de Dados</w:t>
      </w:r>
      <w:bookmarkEnd w:id="606"/>
    </w:p>
    <w:p w14:paraId="47BE1F3B" w14:textId="2EDA98A7" w:rsidR="0013369D" w:rsidRDefault="001634B6">
      <w:pPr>
        <w:pStyle w:val="Texto"/>
      </w:pPr>
      <w:r>
        <w:t xml:space="preserve">Uma Saída de Dados </w:t>
      </w:r>
      <w:r w:rsidR="00AE1940">
        <w:t xml:space="preserve">é utilizada para demonstrar </w:t>
      </w:r>
      <w:r>
        <w:t>que um dado</w:t>
      </w:r>
      <w:r w:rsidR="003069D2">
        <w:t xml:space="preserve"> poderá</w:t>
      </w:r>
      <w:r>
        <w:t xml:space="preserve"> ser produzido na execução de uma Atividade. (</w:t>
      </w:r>
      <w:r w:rsidRPr="00C770A8">
        <w:rPr>
          <w:rPrChange w:id="607" w:author="Patrick Machado" w:date="2017-06-20T19:39:00Z">
            <w:rPr>
              <w:i/>
            </w:rPr>
          </w:rPrChange>
        </w:rPr>
        <w:t>OBJECT MANAGEMENT GROUP</w:t>
      </w:r>
      <w:r>
        <w:t>, 2011, tradução nossa)</w:t>
      </w:r>
      <w:ins w:id="608" w:author="Patrick Machado" w:date="2017-06-20T19:39:00Z">
        <w:r w:rsidR="00C770A8">
          <w:t>.</w:t>
        </w:r>
      </w:ins>
      <w:del w:id="609" w:author="Patrick Machado" w:date="2017-06-20T19:39:00Z">
        <w:r w:rsidDel="00C770A8">
          <w:delText xml:space="preserve"> </w:delText>
        </w:r>
      </w:del>
    </w:p>
    <w:p w14:paraId="6AFD2147" w14:textId="77777777" w:rsidR="00C770A8" w:rsidRDefault="00C770A8">
      <w:pPr>
        <w:suppressAutoHyphens w:val="0"/>
        <w:jc w:val="left"/>
        <w:rPr>
          <w:ins w:id="610" w:author="Patrick Machado" w:date="2017-06-20T19:39:00Z"/>
          <w:szCs w:val="24"/>
        </w:rPr>
      </w:pPr>
      <w:ins w:id="611" w:author="Patrick Machado" w:date="2017-06-20T19:39:00Z">
        <w:r>
          <w:rPr>
            <w:b/>
            <w:bCs/>
            <w:szCs w:val="24"/>
          </w:rPr>
          <w:br w:type="page"/>
        </w:r>
      </w:ins>
    </w:p>
    <w:p w14:paraId="72455885" w14:textId="18B175B3" w:rsidR="008A0ACF" w:rsidRDefault="008A0ACF" w:rsidP="00C11D1C">
      <w:pPr>
        <w:pStyle w:val="Legenda"/>
        <w:ind w:left="1418" w:firstLine="283"/>
        <w:rPr>
          <w:b w:val="0"/>
          <w:bCs w:val="0"/>
          <w:sz w:val="24"/>
          <w:szCs w:val="24"/>
        </w:rPr>
      </w:pPr>
      <w:bookmarkStart w:id="612" w:name="_Toc485751635"/>
      <w:r w:rsidRPr="00DA65CA">
        <w:rPr>
          <w:b w:val="0"/>
          <w:bCs w:val="0"/>
          <w:sz w:val="24"/>
          <w:szCs w:val="24"/>
        </w:rPr>
        <w:lastRenderedPageBreak/>
        <w:t xml:space="preserve">Figura </w:t>
      </w:r>
      <w:r w:rsidRPr="00DA65CA">
        <w:rPr>
          <w:b w:val="0"/>
          <w:bCs w:val="0"/>
          <w:sz w:val="24"/>
          <w:szCs w:val="24"/>
        </w:rPr>
        <w:fldChar w:fldCharType="begin"/>
      </w:r>
      <w:r w:rsidRPr="00DA65CA">
        <w:rPr>
          <w:b w:val="0"/>
          <w:bCs w:val="0"/>
          <w:sz w:val="24"/>
          <w:szCs w:val="24"/>
        </w:rPr>
        <w:instrText xml:space="preserve"> SEQ Figura \* ARABIC </w:instrText>
      </w:r>
      <w:r w:rsidRPr="00DA65CA">
        <w:rPr>
          <w:b w:val="0"/>
          <w:bCs w:val="0"/>
          <w:sz w:val="24"/>
          <w:szCs w:val="24"/>
        </w:rPr>
        <w:fldChar w:fldCharType="separate"/>
      </w:r>
      <w:r w:rsidR="00E23101">
        <w:rPr>
          <w:b w:val="0"/>
          <w:bCs w:val="0"/>
          <w:noProof/>
          <w:sz w:val="24"/>
          <w:szCs w:val="24"/>
        </w:rPr>
        <w:t>14</w:t>
      </w:r>
      <w:r w:rsidRPr="00DA65CA">
        <w:rPr>
          <w:b w:val="0"/>
          <w:bCs w:val="0"/>
          <w:sz w:val="24"/>
          <w:szCs w:val="24"/>
        </w:rPr>
        <w:fldChar w:fldCharType="end"/>
      </w:r>
      <w:r w:rsidRPr="00DA65CA">
        <w:rPr>
          <w:b w:val="0"/>
          <w:bCs w:val="0"/>
          <w:sz w:val="24"/>
          <w:szCs w:val="24"/>
        </w:rPr>
        <w:t xml:space="preserve"> </w:t>
      </w:r>
      <w:r>
        <w:rPr>
          <w:b w:val="0"/>
          <w:bCs w:val="0"/>
          <w:sz w:val="24"/>
          <w:szCs w:val="24"/>
        </w:rPr>
        <w:t>–</w:t>
      </w:r>
      <w:r w:rsidR="00D54B62">
        <w:rPr>
          <w:b w:val="0"/>
          <w:bCs w:val="0"/>
          <w:sz w:val="24"/>
          <w:szCs w:val="24"/>
        </w:rPr>
        <w:t xml:space="preserve"> Saída</w:t>
      </w:r>
      <w:r>
        <w:rPr>
          <w:b w:val="0"/>
          <w:bCs w:val="0"/>
          <w:sz w:val="24"/>
          <w:szCs w:val="24"/>
        </w:rPr>
        <w:t xml:space="preserve"> de Dados no BPMN</w:t>
      </w:r>
      <w:bookmarkEnd w:id="612"/>
    </w:p>
    <w:p w14:paraId="6961E5B1" w14:textId="6D684199" w:rsidR="008A0ACF" w:rsidRDefault="008A0ACF" w:rsidP="00C11D1C">
      <w:pPr>
        <w:jc w:val="center"/>
      </w:pPr>
      <w:r>
        <w:rPr>
          <w:noProof/>
          <w:lang w:eastAsia="pt-BR"/>
        </w:rPr>
        <w:drawing>
          <wp:inline distT="0" distB="0" distL="0" distR="0" wp14:anchorId="5E78EA83" wp14:editId="0ED71C60">
            <wp:extent cx="619125" cy="752475"/>
            <wp:effectExtent l="0" t="0" r="952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9125" cy="752475"/>
                    </a:xfrm>
                    <a:prstGeom prst="rect">
                      <a:avLst/>
                    </a:prstGeom>
                    <a:noFill/>
                    <a:ln>
                      <a:noFill/>
                    </a:ln>
                  </pic:spPr>
                </pic:pic>
              </a:graphicData>
            </a:graphic>
          </wp:inline>
        </w:drawing>
      </w:r>
    </w:p>
    <w:p w14:paraId="0833F288" w14:textId="64CFCABF" w:rsidR="008A0ACF" w:rsidRPr="0013369D" w:rsidRDefault="008A0ACF" w:rsidP="00C11D1C">
      <w:pPr>
        <w:pStyle w:val="55Tabelafonte"/>
        <w:ind w:left="1418" w:firstLine="283"/>
      </w:pPr>
      <w:commentRangeStart w:id="613"/>
      <w:r>
        <w:t xml:space="preserve">Fonte: </w:t>
      </w:r>
      <w:commentRangeEnd w:id="613"/>
      <w:r w:rsidRPr="00D16F9B">
        <w:commentReference w:id="613"/>
      </w:r>
      <w:ins w:id="614" w:author="Patrick Machado" w:date="2017-06-20T19:39:00Z">
        <w:r w:rsidR="00C770A8" w:rsidRPr="00C770A8">
          <w:t xml:space="preserve"> </w:t>
        </w:r>
        <w:r w:rsidR="00C770A8" w:rsidRPr="00A34BE9">
          <w:t>Object Management Group</w:t>
        </w:r>
        <w:r w:rsidR="00C770A8">
          <w:rPr>
            <w:rStyle w:val="Refdecomentrio"/>
            <w:lang w:eastAsia="ar-SA"/>
          </w:rPr>
          <w:t>, 2011.</w:t>
        </w:r>
      </w:ins>
    </w:p>
    <w:p w14:paraId="27285A78" w14:textId="5EDA1FBB" w:rsidR="007612AC" w:rsidRDefault="007612AC" w:rsidP="00C11D1C">
      <w:pPr>
        <w:pStyle w:val="Ttulo4"/>
      </w:pPr>
      <w:bookmarkStart w:id="615" w:name="_Toc485751680"/>
      <w:r>
        <w:t>Armazenamento de Dados</w:t>
      </w:r>
      <w:bookmarkEnd w:id="615"/>
    </w:p>
    <w:p w14:paraId="710029AA" w14:textId="6AA79C8F" w:rsidR="0013369D" w:rsidRDefault="004A39DE" w:rsidP="00C11D1C">
      <w:pPr>
        <w:pStyle w:val="Texto"/>
        <w:rPr>
          <w:ins w:id="616" w:author="Patrick Machado" w:date="2017-06-20T19:39:00Z"/>
        </w:rPr>
      </w:pPr>
      <w:r>
        <w:t xml:space="preserve">Os elementos de Armazenamento de Dados são utilizados para representar mecanismos de recuperação ou armazenamento de dados. </w:t>
      </w:r>
      <w:r w:rsidR="004D03B8">
        <w:t>D</w:t>
      </w:r>
      <w:r>
        <w:t>ados</w:t>
      </w:r>
      <w:r w:rsidR="004D03B8">
        <w:t xml:space="preserve"> estes</w:t>
      </w:r>
      <w:r>
        <w:t xml:space="preserve"> que persistem além do escopo do processo e que uma Atividade pode interagir.</w:t>
      </w:r>
      <w:r w:rsidR="0035055D">
        <w:t xml:space="preserve"> (</w:t>
      </w:r>
      <w:r w:rsidR="0035055D" w:rsidRPr="00C770A8">
        <w:rPr>
          <w:rPrChange w:id="617" w:author="Patrick Machado" w:date="2017-06-20T19:39:00Z">
            <w:rPr>
              <w:i/>
            </w:rPr>
          </w:rPrChange>
        </w:rPr>
        <w:t>OBJECT MANAGEMENT GROUP</w:t>
      </w:r>
      <w:r w:rsidR="0035055D">
        <w:t>, 2011, tradução nossa)</w:t>
      </w:r>
      <w:ins w:id="618" w:author="Patrick Machado" w:date="2017-06-20T19:39:00Z">
        <w:r w:rsidR="00C770A8">
          <w:t>.</w:t>
        </w:r>
      </w:ins>
    </w:p>
    <w:p w14:paraId="3B2E1C40" w14:textId="77777777" w:rsidR="00C770A8" w:rsidRDefault="00C770A8" w:rsidP="00C11D1C">
      <w:pPr>
        <w:pStyle w:val="Texto"/>
      </w:pPr>
    </w:p>
    <w:p w14:paraId="69CC3C86" w14:textId="32DDF9D5" w:rsidR="004A39DE" w:rsidRDefault="004A39DE" w:rsidP="00C11D1C">
      <w:pPr>
        <w:pStyle w:val="Legenda"/>
        <w:ind w:left="1418" w:firstLine="283"/>
        <w:rPr>
          <w:b w:val="0"/>
          <w:bCs w:val="0"/>
          <w:sz w:val="24"/>
          <w:szCs w:val="24"/>
        </w:rPr>
      </w:pPr>
      <w:bookmarkStart w:id="619" w:name="_Toc485751636"/>
      <w:r w:rsidRPr="00DA65CA">
        <w:rPr>
          <w:b w:val="0"/>
          <w:bCs w:val="0"/>
          <w:sz w:val="24"/>
          <w:szCs w:val="24"/>
        </w:rPr>
        <w:t xml:space="preserve">Figura </w:t>
      </w:r>
      <w:r w:rsidRPr="00DA65CA">
        <w:rPr>
          <w:b w:val="0"/>
          <w:bCs w:val="0"/>
          <w:sz w:val="24"/>
          <w:szCs w:val="24"/>
        </w:rPr>
        <w:fldChar w:fldCharType="begin"/>
      </w:r>
      <w:r w:rsidRPr="00DA65CA">
        <w:rPr>
          <w:b w:val="0"/>
          <w:bCs w:val="0"/>
          <w:sz w:val="24"/>
          <w:szCs w:val="24"/>
        </w:rPr>
        <w:instrText xml:space="preserve"> SEQ Figura \* ARABIC </w:instrText>
      </w:r>
      <w:r w:rsidRPr="00DA65CA">
        <w:rPr>
          <w:b w:val="0"/>
          <w:bCs w:val="0"/>
          <w:sz w:val="24"/>
          <w:szCs w:val="24"/>
        </w:rPr>
        <w:fldChar w:fldCharType="separate"/>
      </w:r>
      <w:r w:rsidR="00E23101">
        <w:rPr>
          <w:b w:val="0"/>
          <w:bCs w:val="0"/>
          <w:noProof/>
          <w:sz w:val="24"/>
          <w:szCs w:val="24"/>
        </w:rPr>
        <w:t>15</w:t>
      </w:r>
      <w:r w:rsidRPr="00DA65CA">
        <w:rPr>
          <w:b w:val="0"/>
          <w:bCs w:val="0"/>
          <w:sz w:val="24"/>
          <w:szCs w:val="24"/>
        </w:rPr>
        <w:fldChar w:fldCharType="end"/>
      </w:r>
      <w:r w:rsidRPr="00DA65CA">
        <w:rPr>
          <w:b w:val="0"/>
          <w:bCs w:val="0"/>
          <w:sz w:val="24"/>
          <w:szCs w:val="24"/>
        </w:rPr>
        <w:t xml:space="preserve"> </w:t>
      </w:r>
      <w:r>
        <w:rPr>
          <w:b w:val="0"/>
          <w:bCs w:val="0"/>
          <w:sz w:val="24"/>
          <w:szCs w:val="24"/>
        </w:rPr>
        <w:t>–</w:t>
      </w:r>
      <w:r w:rsidRPr="00DA65CA">
        <w:rPr>
          <w:b w:val="0"/>
          <w:bCs w:val="0"/>
          <w:sz w:val="24"/>
          <w:szCs w:val="24"/>
        </w:rPr>
        <w:t xml:space="preserve"> </w:t>
      </w:r>
      <w:r>
        <w:rPr>
          <w:b w:val="0"/>
          <w:bCs w:val="0"/>
          <w:sz w:val="24"/>
          <w:szCs w:val="24"/>
        </w:rPr>
        <w:t>Armazenamento de Dados no BPMN</w:t>
      </w:r>
      <w:bookmarkEnd w:id="619"/>
    </w:p>
    <w:p w14:paraId="5B3AE05B" w14:textId="5ABB310A" w:rsidR="004A39DE" w:rsidRDefault="004A39DE" w:rsidP="00C11D1C">
      <w:pPr>
        <w:jc w:val="center"/>
      </w:pPr>
      <w:r>
        <w:rPr>
          <w:noProof/>
          <w:lang w:eastAsia="pt-BR"/>
        </w:rPr>
        <w:drawing>
          <wp:inline distT="0" distB="0" distL="0" distR="0" wp14:anchorId="5A553229" wp14:editId="11722D75">
            <wp:extent cx="962025" cy="7334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62025" cy="733425"/>
                    </a:xfrm>
                    <a:prstGeom prst="rect">
                      <a:avLst/>
                    </a:prstGeom>
                    <a:noFill/>
                    <a:ln>
                      <a:noFill/>
                    </a:ln>
                  </pic:spPr>
                </pic:pic>
              </a:graphicData>
            </a:graphic>
          </wp:inline>
        </w:drawing>
      </w:r>
    </w:p>
    <w:p w14:paraId="2FC28214" w14:textId="2C6115CC" w:rsidR="004A39DE" w:rsidRDefault="004A39DE" w:rsidP="00C11D1C">
      <w:pPr>
        <w:pStyle w:val="55Tabelafonte"/>
        <w:ind w:left="1418" w:firstLine="283"/>
      </w:pPr>
      <w:commentRangeStart w:id="620"/>
      <w:r>
        <w:t xml:space="preserve">Fonte: </w:t>
      </w:r>
      <w:commentRangeEnd w:id="620"/>
      <w:r w:rsidRPr="00D16F9B">
        <w:commentReference w:id="620"/>
      </w:r>
      <w:ins w:id="621" w:author="Patrick Machado" w:date="2017-06-20T19:39:00Z">
        <w:r w:rsidR="00C770A8" w:rsidRPr="00C770A8">
          <w:t xml:space="preserve"> </w:t>
        </w:r>
        <w:r w:rsidR="00C770A8" w:rsidRPr="00A34BE9">
          <w:t>Object Management Group</w:t>
        </w:r>
        <w:r w:rsidR="00C770A8">
          <w:rPr>
            <w:rStyle w:val="Refdecomentrio"/>
            <w:lang w:eastAsia="ar-SA"/>
          </w:rPr>
          <w:t>, 2011.</w:t>
        </w:r>
      </w:ins>
    </w:p>
    <w:p w14:paraId="2AE87F51" w14:textId="60FD05A9" w:rsidR="004A39DE" w:rsidRPr="0013369D" w:rsidRDefault="004A39DE" w:rsidP="00C11D1C">
      <w:pPr>
        <w:pStyle w:val="Texto"/>
      </w:pPr>
    </w:p>
    <w:p w14:paraId="601817ED" w14:textId="36144B7F" w:rsidR="005B5D71" w:rsidRDefault="005B5D71" w:rsidP="00C11D1C">
      <w:pPr>
        <w:pStyle w:val="Ttulo3"/>
      </w:pPr>
      <w:bookmarkStart w:id="622" w:name="_Toc485751681"/>
      <w:r>
        <w:t>Objet</w:t>
      </w:r>
      <w:r w:rsidR="005E008F">
        <w:t>o</w:t>
      </w:r>
      <w:r>
        <w:t>s de Conexão</w:t>
      </w:r>
      <w:bookmarkEnd w:id="622"/>
    </w:p>
    <w:p w14:paraId="43D9EE8D" w14:textId="29CDB2F3" w:rsidR="00437645" w:rsidRPr="00437645" w:rsidRDefault="00C1251A" w:rsidP="00C11D1C">
      <w:pPr>
        <w:pStyle w:val="Texto"/>
      </w:pPr>
      <w:r>
        <w:t>São as ligações que definem a conexão entre elementos do diagrama. Como a ligação de encadeamento de sequência de atividades ou a origem e destino de mensagens ao longo do processo. Os tipos de Objetos de Conexão são: Fluxo de Sequência (</w:t>
      </w:r>
      <w:r>
        <w:rPr>
          <w:i/>
        </w:rPr>
        <w:t>Sequence Flow</w:t>
      </w:r>
      <w:r>
        <w:t>), Fluxo de Mensagem (</w:t>
      </w:r>
      <w:r>
        <w:rPr>
          <w:i/>
        </w:rPr>
        <w:t>Message Flow</w:t>
      </w:r>
      <w:r>
        <w:t>), Associação (</w:t>
      </w:r>
      <w:r>
        <w:rPr>
          <w:i/>
        </w:rPr>
        <w:t>Association</w:t>
      </w:r>
      <w:r>
        <w:t>) e Associação de Dados (</w:t>
      </w:r>
      <w:r>
        <w:rPr>
          <w:i/>
        </w:rPr>
        <w:t>Data Association</w:t>
      </w:r>
      <w:r>
        <w:t>). (</w:t>
      </w:r>
      <w:r w:rsidRPr="00C770A8">
        <w:rPr>
          <w:rPrChange w:id="623" w:author="Patrick Machado" w:date="2017-06-20T19:40:00Z">
            <w:rPr>
              <w:i/>
            </w:rPr>
          </w:rPrChange>
        </w:rPr>
        <w:t>OBJECT MANAGEMENT GROUP</w:t>
      </w:r>
      <w:r>
        <w:t>, 2011, tradução nossa)</w:t>
      </w:r>
      <w:ins w:id="624" w:author="Patrick Machado" w:date="2017-06-20T19:40:00Z">
        <w:r w:rsidR="00C770A8">
          <w:t>.</w:t>
        </w:r>
      </w:ins>
    </w:p>
    <w:p w14:paraId="2BD5B2E2" w14:textId="152D52A1" w:rsidR="005B5D71" w:rsidRDefault="005B5D71" w:rsidP="00C11D1C">
      <w:pPr>
        <w:pStyle w:val="Ttulo4"/>
      </w:pPr>
      <w:bookmarkStart w:id="625" w:name="_Ref465711741"/>
      <w:bookmarkStart w:id="626" w:name="_Toc485751682"/>
      <w:r>
        <w:lastRenderedPageBreak/>
        <w:t>Fluxo de Sequência</w:t>
      </w:r>
      <w:bookmarkEnd w:id="625"/>
      <w:bookmarkEnd w:id="626"/>
    </w:p>
    <w:p w14:paraId="06C7B3FF" w14:textId="4D5A16F2" w:rsidR="00437645" w:rsidRDefault="001D5849" w:rsidP="00C11D1C">
      <w:pPr>
        <w:pStyle w:val="Texto"/>
        <w:rPr>
          <w:ins w:id="627" w:author="Patrick Machado" w:date="2017-06-20T19:40:00Z"/>
        </w:rPr>
      </w:pPr>
      <w:r>
        <w:t>São utilizados para representar a ordem que as Atividades serão realizadas. (</w:t>
      </w:r>
      <w:r w:rsidRPr="00C770A8">
        <w:rPr>
          <w:rPrChange w:id="628" w:author="Patrick Machado" w:date="2017-06-20T19:40:00Z">
            <w:rPr>
              <w:i/>
            </w:rPr>
          </w:rPrChange>
        </w:rPr>
        <w:t>OBJECT MANAGEMENT GROUP</w:t>
      </w:r>
      <w:r>
        <w:t>, 2011, tradução nossa)</w:t>
      </w:r>
      <w:ins w:id="629" w:author="Patrick Machado" w:date="2017-06-20T19:40:00Z">
        <w:r w:rsidR="00C770A8">
          <w:t>.</w:t>
        </w:r>
      </w:ins>
    </w:p>
    <w:p w14:paraId="142F21FA" w14:textId="77777777" w:rsidR="00C770A8" w:rsidRDefault="00C770A8" w:rsidP="00C11D1C">
      <w:pPr>
        <w:pStyle w:val="Texto"/>
      </w:pPr>
    </w:p>
    <w:p w14:paraId="5074A50F" w14:textId="64396FAE" w:rsidR="001D5849" w:rsidRDefault="001D5849" w:rsidP="00C11D1C">
      <w:pPr>
        <w:pStyle w:val="Legenda"/>
        <w:ind w:left="1418" w:firstLine="283"/>
        <w:rPr>
          <w:b w:val="0"/>
          <w:bCs w:val="0"/>
          <w:sz w:val="24"/>
          <w:szCs w:val="24"/>
        </w:rPr>
      </w:pPr>
      <w:bookmarkStart w:id="630" w:name="_Toc485751637"/>
      <w:r w:rsidRPr="00DA65CA">
        <w:rPr>
          <w:b w:val="0"/>
          <w:bCs w:val="0"/>
          <w:sz w:val="24"/>
          <w:szCs w:val="24"/>
        </w:rPr>
        <w:t xml:space="preserve">Figura </w:t>
      </w:r>
      <w:r w:rsidRPr="00DA65CA">
        <w:rPr>
          <w:b w:val="0"/>
          <w:bCs w:val="0"/>
          <w:sz w:val="24"/>
          <w:szCs w:val="24"/>
        </w:rPr>
        <w:fldChar w:fldCharType="begin"/>
      </w:r>
      <w:r w:rsidRPr="00DA65CA">
        <w:rPr>
          <w:b w:val="0"/>
          <w:bCs w:val="0"/>
          <w:sz w:val="24"/>
          <w:szCs w:val="24"/>
        </w:rPr>
        <w:instrText xml:space="preserve"> SEQ Figura \* ARABIC </w:instrText>
      </w:r>
      <w:r w:rsidRPr="00DA65CA">
        <w:rPr>
          <w:b w:val="0"/>
          <w:bCs w:val="0"/>
          <w:sz w:val="24"/>
          <w:szCs w:val="24"/>
        </w:rPr>
        <w:fldChar w:fldCharType="separate"/>
      </w:r>
      <w:r w:rsidR="00E23101">
        <w:rPr>
          <w:b w:val="0"/>
          <w:bCs w:val="0"/>
          <w:noProof/>
          <w:sz w:val="24"/>
          <w:szCs w:val="24"/>
        </w:rPr>
        <w:t>16</w:t>
      </w:r>
      <w:r w:rsidRPr="00DA65CA">
        <w:rPr>
          <w:b w:val="0"/>
          <w:bCs w:val="0"/>
          <w:sz w:val="24"/>
          <w:szCs w:val="24"/>
        </w:rPr>
        <w:fldChar w:fldCharType="end"/>
      </w:r>
      <w:r w:rsidRPr="00DA65CA">
        <w:rPr>
          <w:b w:val="0"/>
          <w:bCs w:val="0"/>
          <w:sz w:val="24"/>
          <w:szCs w:val="24"/>
        </w:rPr>
        <w:t xml:space="preserve"> </w:t>
      </w:r>
      <w:r>
        <w:rPr>
          <w:b w:val="0"/>
          <w:bCs w:val="0"/>
          <w:sz w:val="24"/>
          <w:szCs w:val="24"/>
        </w:rPr>
        <w:t>–</w:t>
      </w:r>
      <w:r w:rsidR="0082001C">
        <w:rPr>
          <w:b w:val="0"/>
          <w:bCs w:val="0"/>
          <w:sz w:val="24"/>
          <w:szCs w:val="24"/>
        </w:rPr>
        <w:t xml:space="preserve"> </w:t>
      </w:r>
      <w:r>
        <w:rPr>
          <w:b w:val="0"/>
          <w:bCs w:val="0"/>
          <w:sz w:val="24"/>
          <w:szCs w:val="24"/>
        </w:rPr>
        <w:t>Fluxo de Sequência no BPMN</w:t>
      </w:r>
      <w:bookmarkEnd w:id="630"/>
    </w:p>
    <w:p w14:paraId="25ED1A7A" w14:textId="4573F2BB" w:rsidR="001D5849" w:rsidRDefault="001D5849" w:rsidP="00C11D1C">
      <w:pPr>
        <w:jc w:val="center"/>
      </w:pPr>
      <w:r>
        <w:rPr>
          <w:noProof/>
          <w:lang w:eastAsia="pt-BR"/>
        </w:rPr>
        <w:drawing>
          <wp:inline distT="0" distB="0" distL="0" distR="0" wp14:anchorId="35B1C4E9" wp14:editId="034F6968">
            <wp:extent cx="657225" cy="533400"/>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7225" cy="533400"/>
                    </a:xfrm>
                    <a:prstGeom prst="rect">
                      <a:avLst/>
                    </a:prstGeom>
                    <a:noFill/>
                    <a:ln>
                      <a:noFill/>
                    </a:ln>
                  </pic:spPr>
                </pic:pic>
              </a:graphicData>
            </a:graphic>
          </wp:inline>
        </w:drawing>
      </w:r>
    </w:p>
    <w:p w14:paraId="51C53BB7" w14:textId="64D3F472" w:rsidR="001D5849" w:rsidRPr="00437645" w:rsidRDefault="001D5849" w:rsidP="00C11D1C">
      <w:pPr>
        <w:pStyle w:val="55Tabelafonte"/>
        <w:ind w:left="1418" w:firstLine="283"/>
      </w:pPr>
      <w:commentRangeStart w:id="631"/>
      <w:r>
        <w:t xml:space="preserve">Fonte: </w:t>
      </w:r>
      <w:commentRangeEnd w:id="631"/>
      <w:r w:rsidRPr="00D16F9B">
        <w:commentReference w:id="631"/>
      </w:r>
      <w:ins w:id="632" w:author="Patrick Machado" w:date="2017-06-20T19:40:00Z">
        <w:r w:rsidR="00C770A8" w:rsidRPr="00C770A8">
          <w:t xml:space="preserve"> </w:t>
        </w:r>
        <w:r w:rsidR="00C770A8" w:rsidRPr="00A34BE9">
          <w:t>Object Management Group</w:t>
        </w:r>
        <w:r w:rsidR="00C770A8">
          <w:rPr>
            <w:rStyle w:val="Refdecomentrio"/>
            <w:lang w:eastAsia="ar-SA"/>
          </w:rPr>
          <w:t>, 2011.</w:t>
        </w:r>
      </w:ins>
    </w:p>
    <w:p w14:paraId="1F85DF7E" w14:textId="217CEDBE" w:rsidR="00685D36" w:rsidRDefault="00685D36" w:rsidP="00C11D1C">
      <w:pPr>
        <w:pStyle w:val="Ttulo4"/>
      </w:pPr>
      <w:bookmarkStart w:id="633" w:name="_Toc485751683"/>
      <w:r>
        <w:t>Fluxo de Mensagem</w:t>
      </w:r>
      <w:bookmarkEnd w:id="633"/>
    </w:p>
    <w:p w14:paraId="50B94C64" w14:textId="4A42F973" w:rsidR="00437645" w:rsidRDefault="00915F29" w:rsidP="00C11D1C">
      <w:pPr>
        <w:pStyle w:val="Texto"/>
        <w:rPr>
          <w:ins w:id="634" w:author="Patrick Machado" w:date="2017-06-20T19:40:00Z"/>
        </w:rPr>
      </w:pPr>
      <w:r>
        <w:t>São utilizados para demonstrar a troca de mensagens entre dois participantes</w:t>
      </w:r>
      <w:r w:rsidR="009B0B99">
        <w:t xml:space="preserve">. </w:t>
      </w:r>
      <w:r>
        <w:t>O Fluxo de Mensagem pode ser decorado com a representação de uma Mensagem Inicial e de uma Mensagem de Resposta, conforme</w:t>
      </w:r>
      <w:r w:rsidR="00047DC4">
        <w:t xml:space="preserve"> </w:t>
      </w:r>
      <w:r w:rsidR="00047DC4" w:rsidRPr="00047DC4">
        <w:fldChar w:fldCharType="begin"/>
      </w:r>
      <w:r w:rsidR="00047DC4" w:rsidRPr="00047DC4">
        <w:instrText xml:space="preserve"> REF _Ref465793110 \h  \* MERGEFORMAT </w:instrText>
      </w:r>
      <w:r w:rsidR="00047DC4" w:rsidRPr="00047DC4">
        <w:fldChar w:fldCharType="separate"/>
      </w:r>
      <w:r w:rsidR="00E23101" w:rsidRPr="00E23101">
        <w:rPr>
          <w:bCs/>
        </w:rPr>
        <w:t xml:space="preserve">Figura </w:t>
      </w:r>
      <w:r w:rsidR="00E23101" w:rsidRPr="00E23101">
        <w:rPr>
          <w:bCs/>
          <w:noProof/>
        </w:rPr>
        <w:t>18</w:t>
      </w:r>
      <w:r w:rsidR="00047DC4" w:rsidRPr="00047DC4">
        <w:fldChar w:fldCharType="end"/>
      </w:r>
      <w:r w:rsidR="00047DC4" w:rsidRPr="00047DC4">
        <w:t xml:space="preserve"> e </w:t>
      </w:r>
      <w:r w:rsidR="00047DC4" w:rsidRPr="00047DC4">
        <w:fldChar w:fldCharType="begin"/>
      </w:r>
      <w:r w:rsidR="00047DC4" w:rsidRPr="00047DC4">
        <w:instrText xml:space="preserve"> REF _Ref465793112 \h  \* MERGEFORMAT </w:instrText>
      </w:r>
      <w:r w:rsidR="00047DC4" w:rsidRPr="00047DC4">
        <w:fldChar w:fldCharType="separate"/>
      </w:r>
      <w:r w:rsidR="00E23101" w:rsidRPr="00E23101">
        <w:rPr>
          <w:bCs/>
        </w:rPr>
        <w:t xml:space="preserve">Figura </w:t>
      </w:r>
      <w:r w:rsidR="00E23101" w:rsidRPr="00E23101">
        <w:rPr>
          <w:bCs/>
          <w:noProof/>
        </w:rPr>
        <w:t>19</w:t>
      </w:r>
      <w:r w:rsidR="00047DC4" w:rsidRPr="00047DC4">
        <w:fldChar w:fldCharType="end"/>
      </w:r>
      <w:r>
        <w:t xml:space="preserve"> respectivamente. (</w:t>
      </w:r>
      <w:r w:rsidRPr="00C770A8">
        <w:rPr>
          <w:rPrChange w:id="635" w:author="Patrick Machado" w:date="2017-06-20T19:40:00Z">
            <w:rPr>
              <w:i/>
            </w:rPr>
          </w:rPrChange>
        </w:rPr>
        <w:t>OBJECT MANAGEMENT GROUP</w:t>
      </w:r>
      <w:r>
        <w:t>, 2011, tradução nossa)</w:t>
      </w:r>
      <w:ins w:id="636" w:author="Patrick Machado" w:date="2017-06-20T19:40:00Z">
        <w:r w:rsidR="00C770A8">
          <w:t>.</w:t>
        </w:r>
      </w:ins>
    </w:p>
    <w:p w14:paraId="11DC2EB2" w14:textId="4521B9D5" w:rsidR="00C770A8" w:rsidDel="00582DD8" w:rsidRDefault="00C770A8" w:rsidP="00C11D1C">
      <w:pPr>
        <w:pStyle w:val="Texto"/>
        <w:rPr>
          <w:del w:id="637" w:author="Patrick Machado" w:date="2017-06-20T19:40:00Z"/>
        </w:rPr>
      </w:pPr>
    </w:p>
    <w:p w14:paraId="510035FC" w14:textId="77777777" w:rsidR="00582DD8" w:rsidRDefault="00582DD8" w:rsidP="00C11D1C">
      <w:pPr>
        <w:pStyle w:val="Legenda"/>
        <w:ind w:left="1418" w:firstLine="283"/>
        <w:rPr>
          <w:ins w:id="638" w:author="Patrick Machado" w:date="2017-06-20T19:40:00Z"/>
          <w:b w:val="0"/>
          <w:bCs w:val="0"/>
          <w:sz w:val="24"/>
          <w:szCs w:val="24"/>
        </w:rPr>
      </w:pPr>
    </w:p>
    <w:p w14:paraId="03019BAD" w14:textId="2FA1106F" w:rsidR="001D5849" w:rsidRDefault="001D5849" w:rsidP="00C11D1C">
      <w:pPr>
        <w:pStyle w:val="Legenda"/>
        <w:ind w:left="1418" w:firstLine="283"/>
        <w:rPr>
          <w:b w:val="0"/>
          <w:bCs w:val="0"/>
          <w:sz w:val="24"/>
          <w:szCs w:val="24"/>
        </w:rPr>
      </w:pPr>
      <w:bookmarkStart w:id="639" w:name="_Toc485751638"/>
      <w:r w:rsidRPr="00DA65CA">
        <w:rPr>
          <w:b w:val="0"/>
          <w:bCs w:val="0"/>
          <w:sz w:val="24"/>
          <w:szCs w:val="24"/>
        </w:rPr>
        <w:t xml:space="preserve">Figura </w:t>
      </w:r>
      <w:r w:rsidRPr="00DA65CA">
        <w:rPr>
          <w:b w:val="0"/>
          <w:bCs w:val="0"/>
          <w:sz w:val="24"/>
          <w:szCs w:val="24"/>
        </w:rPr>
        <w:fldChar w:fldCharType="begin"/>
      </w:r>
      <w:r w:rsidRPr="00DA65CA">
        <w:rPr>
          <w:b w:val="0"/>
          <w:bCs w:val="0"/>
          <w:sz w:val="24"/>
          <w:szCs w:val="24"/>
        </w:rPr>
        <w:instrText xml:space="preserve"> SEQ Figura \* ARABIC </w:instrText>
      </w:r>
      <w:r w:rsidRPr="00DA65CA">
        <w:rPr>
          <w:b w:val="0"/>
          <w:bCs w:val="0"/>
          <w:sz w:val="24"/>
          <w:szCs w:val="24"/>
        </w:rPr>
        <w:fldChar w:fldCharType="separate"/>
      </w:r>
      <w:r w:rsidR="00E23101">
        <w:rPr>
          <w:b w:val="0"/>
          <w:bCs w:val="0"/>
          <w:noProof/>
          <w:sz w:val="24"/>
          <w:szCs w:val="24"/>
        </w:rPr>
        <w:t>17</w:t>
      </w:r>
      <w:r w:rsidRPr="00DA65CA">
        <w:rPr>
          <w:b w:val="0"/>
          <w:bCs w:val="0"/>
          <w:sz w:val="24"/>
          <w:szCs w:val="24"/>
        </w:rPr>
        <w:fldChar w:fldCharType="end"/>
      </w:r>
      <w:r w:rsidRPr="00DA65CA">
        <w:rPr>
          <w:b w:val="0"/>
          <w:bCs w:val="0"/>
          <w:sz w:val="24"/>
          <w:szCs w:val="24"/>
        </w:rPr>
        <w:t xml:space="preserve"> </w:t>
      </w:r>
      <w:r>
        <w:rPr>
          <w:b w:val="0"/>
          <w:bCs w:val="0"/>
          <w:sz w:val="24"/>
          <w:szCs w:val="24"/>
        </w:rPr>
        <w:t>–</w:t>
      </w:r>
      <w:r w:rsidRPr="00DA65CA">
        <w:rPr>
          <w:b w:val="0"/>
          <w:bCs w:val="0"/>
          <w:sz w:val="24"/>
          <w:szCs w:val="24"/>
        </w:rPr>
        <w:t xml:space="preserve"> </w:t>
      </w:r>
      <w:r>
        <w:rPr>
          <w:b w:val="0"/>
          <w:bCs w:val="0"/>
          <w:sz w:val="24"/>
          <w:szCs w:val="24"/>
        </w:rPr>
        <w:t>Fluxo de Mensagem no BPMN</w:t>
      </w:r>
      <w:bookmarkEnd w:id="639"/>
    </w:p>
    <w:p w14:paraId="6FBDDD43" w14:textId="5D51D995" w:rsidR="001D5849" w:rsidRDefault="001D5849" w:rsidP="00C11D1C">
      <w:pPr>
        <w:jc w:val="center"/>
      </w:pPr>
      <w:r>
        <w:rPr>
          <w:noProof/>
          <w:lang w:eastAsia="pt-BR"/>
        </w:rPr>
        <w:drawing>
          <wp:inline distT="0" distB="0" distL="0" distR="0" wp14:anchorId="28151A59" wp14:editId="4CA08D6A">
            <wp:extent cx="762000" cy="5524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2000" cy="552450"/>
                    </a:xfrm>
                    <a:prstGeom prst="rect">
                      <a:avLst/>
                    </a:prstGeom>
                    <a:noFill/>
                    <a:ln>
                      <a:noFill/>
                    </a:ln>
                  </pic:spPr>
                </pic:pic>
              </a:graphicData>
            </a:graphic>
          </wp:inline>
        </w:drawing>
      </w:r>
    </w:p>
    <w:p w14:paraId="5F0557CF" w14:textId="3C3EC99B" w:rsidR="001D5849" w:rsidRDefault="001D5849" w:rsidP="00C11D1C">
      <w:pPr>
        <w:pStyle w:val="55Tabelafonte"/>
        <w:ind w:left="1418" w:firstLine="283"/>
      </w:pPr>
      <w:commentRangeStart w:id="640"/>
      <w:r>
        <w:t xml:space="preserve">Fonte: </w:t>
      </w:r>
      <w:commentRangeEnd w:id="640"/>
      <w:r w:rsidRPr="00D16F9B">
        <w:commentReference w:id="640"/>
      </w:r>
      <w:ins w:id="641" w:author="Patrick Machado" w:date="2017-06-20T19:40:00Z">
        <w:r w:rsidR="00582DD8" w:rsidRPr="00582DD8">
          <w:t xml:space="preserve"> </w:t>
        </w:r>
        <w:r w:rsidR="00582DD8" w:rsidRPr="00A34BE9">
          <w:t>Object Management Group</w:t>
        </w:r>
        <w:r w:rsidR="00582DD8">
          <w:rPr>
            <w:rStyle w:val="Refdecomentrio"/>
            <w:lang w:eastAsia="ar-SA"/>
          </w:rPr>
          <w:t>, 2011.</w:t>
        </w:r>
      </w:ins>
    </w:p>
    <w:p w14:paraId="3EE0189C" w14:textId="47F2711B" w:rsidR="00915F29" w:rsidRDefault="00915F29" w:rsidP="00C11D1C">
      <w:pPr>
        <w:pStyle w:val="Texto"/>
      </w:pPr>
    </w:p>
    <w:p w14:paraId="730CC939" w14:textId="318974ED" w:rsidR="00915F29" w:rsidRDefault="00915F29" w:rsidP="00C11D1C">
      <w:pPr>
        <w:pStyle w:val="Legenda"/>
        <w:ind w:left="1418" w:firstLine="283"/>
        <w:rPr>
          <w:b w:val="0"/>
          <w:bCs w:val="0"/>
          <w:sz w:val="24"/>
          <w:szCs w:val="24"/>
        </w:rPr>
      </w:pPr>
      <w:bookmarkStart w:id="642" w:name="_Ref465793110"/>
      <w:bookmarkStart w:id="643" w:name="_Toc485751639"/>
      <w:r w:rsidRPr="00DA65CA">
        <w:rPr>
          <w:b w:val="0"/>
          <w:bCs w:val="0"/>
          <w:sz w:val="24"/>
          <w:szCs w:val="24"/>
        </w:rPr>
        <w:t xml:space="preserve">Figura </w:t>
      </w:r>
      <w:r w:rsidRPr="00DA65CA">
        <w:rPr>
          <w:b w:val="0"/>
          <w:bCs w:val="0"/>
          <w:sz w:val="24"/>
          <w:szCs w:val="24"/>
        </w:rPr>
        <w:fldChar w:fldCharType="begin"/>
      </w:r>
      <w:r w:rsidRPr="00DA65CA">
        <w:rPr>
          <w:b w:val="0"/>
          <w:bCs w:val="0"/>
          <w:sz w:val="24"/>
          <w:szCs w:val="24"/>
        </w:rPr>
        <w:instrText xml:space="preserve"> SEQ Figura \* ARABIC </w:instrText>
      </w:r>
      <w:r w:rsidRPr="00DA65CA">
        <w:rPr>
          <w:b w:val="0"/>
          <w:bCs w:val="0"/>
          <w:sz w:val="24"/>
          <w:szCs w:val="24"/>
        </w:rPr>
        <w:fldChar w:fldCharType="separate"/>
      </w:r>
      <w:r w:rsidR="00E23101">
        <w:rPr>
          <w:b w:val="0"/>
          <w:bCs w:val="0"/>
          <w:noProof/>
          <w:sz w:val="24"/>
          <w:szCs w:val="24"/>
        </w:rPr>
        <w:t>18</w:t>
      </w:r>
      <w:r w:rsidRPr="00DA65CA">
        <w:rPr>
          <w:b w:val="0"/>
          <w:bCs w:val="0"/>
          <w:sz w:val="24"/>
          <w:szCs w:val="24"/>
        </w:rPr>
        <w:fldChar w:fldCharType="end"/>
      </w:r>
      <w:bookmarkEnd w:id="642"/>
      <w:r w:rsidRPr="00DA65CA">
        <w:rPr>
          <w:b w:val="0"/>
          <w:bCs w:val="0"/>
          <w:sz w:val="24"/>
          <w:szCs w:val="24"/>
        </w:rPr>
        <w:t xml:space="preserve"> </w:t>
      </w:r>
      <w:r>
        <w:rPr>
          <w:b w:val="0"/>
          <w:bCs w:val="0"/>
          <w:sz w:val="24"/>
          <w:szCs w:val="24"/>
        </w:rPr>
        <w:t>–</w:t>
      </w:r>
      <w:r w:rsidR="0082001C">
        <w:rPr>
          <w:b w:val="0"/>
          <w:bCs w:val="0"/>
          <w:sz w:val="24"/>
          <w:szCs w:val="24"/>
        </w:rPr>
        <w:t xml:space="preserve"> </w:t>
      </w:r>
      <w:r>
        <w:rPr>
          <w:b w:val="0"/>
          <w:bCs w:val="0"/>
          <w:sz w:val="24"/>
          <w:szCs w:val="24"/>
        </w:rPr>
        <w:t>Mensagem Inicial do Fluxo de Mensagem no BPMN</w:t>
      </w:r>
      <w:bookmarkEnd w:id="643"/>
    </w:p>
    <w:p w14:paraId="4C909142" w14:textId="003F5F83" w:rsidR="00915F29" w:rsidRDefault="00D83E96" w:rsidP="00C11D1C">
      <w:pPr>
        <w:jc w:val="center"/>
      </w:pPr>
      <w:r>
        <w:rPr>
          <w:noProof/>
          <w:lang w:eastAsia="pt-BR"/>
        </w:rPr>
        <w:drawing>
          <wp:inline distT="0" distB="0" distL="0" distR="0" wp14:anchorId="2D5E1501" wp14:editId="0098C80E">
            <wp:extent cx="600075" cy="485775"/>
            <wp:effectExtent l="0" t="0" r="9525"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0075" cy="485775"/>
                    </a:xfrm>
                    <a:prstGeom prst="rect">
                      <a:avLst/>
                    </a:prstGeom>
                    <a:noFill/>
                    <a:ln>
                      <a:noFill/>
                    </a:ln>
                  </pic:spPr>
                </pic:pic>
              </a:graphicData>
            </a:graphic>
          </wp:inline>
        </w:drawing>
      </w:r>
    </w:p>
    <w:p w14:paraId="61216D10" w14:textId="38281089" w:rsidR="00915F29" w:rsidRDefault="00915F29" w:rsidP="00C11D1C">
      <w:pPr>
        <w:pStyle w:val="55Tabelafonte"/>
        <w:ind w:left="1418" w:firstLine="283"/>
      </w:pPr>
      <w:commentRangeStart w:id="644"/>
      <w:r>
        <w:t xml:space="preserve">Fonte: </w:t>
      </w:r>
      <w:commentRangeEnd w:id="644"/>
      <w:r w:rsidRPr="00D16F9B">
        <w:commentReference w:id="644"/>
      </w:r>
      <w:ins w:id="645" w:author="Patrick Machado" w:date="2017-06-20T19:41:00Z">
        <w:r w:rsidR="00582DD8" w:rsidRPr="00582DD8">
          <w:t xml:space="preserve"> </w:t>
        </w:r>
        <w:r w:rsidR="00582DD8" w:rsidRPr="00A34BE9">
          <w:t>Object Management Group</w:t>
        </w:r>
        <w:r w:rsidR="00582DD8">
          <w:rPr>
            <w:rStyle w:val="Refdecomentrio"/>
            <w:lang w:eastAsia="ar-SA"/>
          </w:rPr>
          <w:t>, 2011.</w:t>
        </w:r>
      </w:ins>
    </w:p>
    <w:p w14:paraId="3FF5777B" w14:textId="77777777" w:rsidR="00915F29" w:rsidRDefault="00915F29" w:rsidP="00C11D1C">
      <w:pPr>
        <w:pStyle w:val="Texto"/>
      </w:pPr>
    </w:p>
    <w:p w14:paraId="54878470" w14:textId="20C4118B" w:rsidR="00915F29" w:rsidRDefault="00915F29" w:rsidP="00C11D1C">
      <w:pPr>
        <w:pStyle w:val="Legenda"/>
        <w:ind w:left="1418" w:firstLine="283"/>
        <w:rPr>
          <w:b w:val="0"/>
          <w:bCs w:val="0"/>
          <w:sz w:val="24"/>
          <w:szCs w:val="24"/>
        </w:rPr>
      </w:pPr>
      <w:bookmarkStart w:id="646" w:name="_Ref465793112"/>
      <w:bookmarkStart w:id="647" w:name="_Toc485751640"/>
      <w:r w:rsidRPr="00DA65CA">
        <w:rPr>
          <w:b w:val="0"/>
          <w:bCs w:val="0"/>
          <w:sz w:val="24"/>
          <w:szCs w:val="24"/>
        </w:rPr>
        <w:t xml:space="preserve">Figura </w:t>
      </w:r>
      <w:r w:rsidRPr="00DA65CA">
        <w:rPr>
          <w:b w:val="0"/>
          <w:bCs w:val="0"/>
          <w:sz w:val="24"/>
          <w:szCs w:val="24"/>
        </w:rPr>
        <w:fldChar w:fldCharType="begin"/>
      </w:r>
      <w:r w:rsidRPr="00DA65CA">
        <w:rPr>
          <w:b w:val="0"/>
          <w:bCs w:val="0"/>
          <w:sz w:val="24"/>
          <w:szCs w:val="24"/>
        </w:rPr>
        <w:instrText xml:space="preserve"> SEQ Figura \* ARABIC </w:instrText>
      </w:r>
      <w:r w:rsidRPr="00DA65CA">
        <w:rPr>
          <w:b w:val="0"/>
          <w:bCs w:val="0"/>
          <w:sz w:val="24"/>
          <w:szCs w:val="24"/>
        </w:rPr>
        <w:fldChar w:fldCharType="separate"/>
      </w:r>
      <w:r w:rsidR="00E23101">
        <w:rPr>
          <w:b w:val="0"/>
          <w:bCs w:val="0"/>
          <w:noProof/>
          <w:sz w:val="24"/>
          <w:szCs w:val="24"/>
        </w:rPr>
        <w:t>19</w:t>
      </w:r>
      <w:r w:rsidRPr="00DA65CA">
        <w:rPr>
          <w:b w:val="0"/>
          <w:bCs w:val="0"/>
          <w:sz w:val="24"/>
          <w:szCs w:val="24"/>
        </w:rPr>
        <w:fldChar w:fldCharType="end"/>
      </w:r>
      <w:bookmarkEnd w:id="646"/>
      <w:r w:rsidRPr="00DA65CA">
        <w:rPr>
          <w:b w:val="0"/>
          <w:bCs w:val="0"/>
          <w:sz w:val="24"/>
          <w:szCs w:val="24"/>
        </w:rPr>
        <w:t xml:space="preserve"> </w:t>
      </w:r>
      <w:r>
        <w:rPr>
          <w:b w:val="0"/>
          <w:bCs w:val="0"/>
          <w:sz w:val="24"/>
          <w:szCs w:val="24"/>
        </w:rPr>
        <w:t>–</w:t>
      </w:r>
      <w:r w:rsidR="0082001C">
        <w:rPr>
          <w:b w:val="0"/>
          <w:bCs w:val="0"/>
          <w:sz w:val="24"/>
          <w:szCs w:val="24"/>
        </w:rPr>
        <w:t xml:space="preserve"> </w:t>
      </w:r>
      <w:r>
        <w:rPr>
          <w:b w:val="0"/>
          <w:bCs w:val="0"/>
          <w:sz w:val="24"/>
          <w:szCs w:val="24"/>
        </w:rPr>
        <w:t xml:space="preserve">Mensagem </w:t>
      </w:r>
      <w:r w:rsidR="0082001C">
        <w:rPr>
          <w:b w:val="0"/>
          <w:bCs w:val="0"/>
          <w:sz w:val="24"/>
          <w:szCs w:val="24"/>
        </w:rPr>
        <w:t>de Resposta</w:t>
      </w:r>
      <w:r>
        <w:rPr>
          <w:b w:val="0"/>
          <w:bCs w:val="0"/>
          <w:sz w:val="24"/>
          <w:szCs w:val="24"/>
        </w:rPr>
        <w:t xml:space="preserve"> do Fluxo de Mensagem no BPMN</w:t>
      </w:r>
      <w:bookmarkEnd w:id="647"/>
    </w:p>
    <w:p w14:paraId="6DF09A0C" w14:textId="3214F0AD" w:rsidR="00915F29" w:rsidRDefault="00D83E96" w:rsidP="00C11D1C">
      <w:pPr>
        <w:jc w:val="center"/>
      </w:pPr>
      <w:r>
        <w:rPr>
          <w:noProof/>
          <w:lang w:eastAsia="pt-BR"/>
        </w:rPr>
        <w:drawing>
          <wp:inline distT="0" distB="0" distL="0" distR="0" wp14:anchorId="1C58A196" wp14:editId="6070DAA1">
            <wp:extent cx="600075" cy="476250"/>
            <wp:effectExtent l="0" t="0" r="952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0075" cy="476250"/>
                    </a:xfrm>
                    <a:prstGeom prst="rect">
                      <a:avLst/>
                    </a:prstGeom>
                    <a:noFill/>
                    <a:ln>
                      <a:noFill/>
                    </a:ln>
                  </pic:spPr>
                </pic:pic>
              </a:graphicData>
            </a:graphic>
          </wp:inline>
        </w:drawing>
      </w:r>
    </w:p>
    <w:p w14:paraId="3AE9FBA4" w14:textId="18BF33D7" w:rsidR="00915F29" w:rsidRPr="00437645" w:rsidRDefault="00915F29" w:rsidP="00C11D1C">
      <w:pPr>
        <w:pStyle w:val="55Tabelafonte"/>
        <w:ind w:left="1418" w:firstLine="283"/>
      </w:pPr>
      <w:commentRangeStart w:id="648"/>
      <w:r>
        <w:t xml:space="preserve">Fonte: </w:t>
      </w:r>
      <w:commentRangeEnd w:id="648"/>
      <w:r w:rsidRPr="00D16F9B">
        <w:commentReference w:id="648"/>
      </w:r>
      <w:ins w:id="649" w:author="Patrick Machado" w:date="2017-06-20T19:41:00Z">
        <w:r w:rsidR="00582DD8" w:rsidRPr="00582DD8">
          <w:t xml:space="preserve"> </w:t>
        </w:r>
        <w:r w:rsidR="00582DD8" w:rsidRPr="00A34BE9">
          <w:t>Object Management Group</w:t>
        </w:r>
        <w:r w:rsidR="00582DD8">
          <w:rPr>
            <w:rStyle w:val="Refdecomentrio"/>
            <w:lang w:eastAsia="ar-SA"/>
          </w:rPr>
          <w:t>, 2011.</w:t>
        </w:r>
      </w:ins>
    </w:p>
    <w:p w14:paraId="58B04E4C" w14:textId="74C08F81" w:rsidR="00685D36" w:rsidRDefault="00685D36" w:rsidP="00C11D1C">
      <w:pPr>
        <w:pStyle w:val="Ttulo4"/>
      </w:pPr>
      <w:bookmarkStart w:id="650" w:name="_Toc485751684"/>
      <w:r>
        <w:lastRenderedPageBreak/>
        <w:t>A</w:t>
      </w:r>
      <w:r w:rsidR="00C1251A">
        <w:t>ssociação</w:t>
      </w:r>
      <w:bookmarkEnd w:id="650"/>
    </w:p>
    <w:p w14:paraId="107081FF" w14:textId="689495D3" w:rsidR="00437645" w:rsidRDefault="00D30607" w:rsidP="00C11D1C">
      <w:pPr>
        <w:pStyle w:val="Texto"/>
        <w:rPr>
          <w:ins w:id="651" w:author="Patrick Machado" w:date="2017-06-20T19:41:00Z"/>
        </w:rPr>
      </w:pPr>
      <w:r>
        <w:t xml:space="preserve">Utilizado para ligar informações e Arterafos (ver </w:t>
      </w:r>
      <w:r>
        <w:fldChar w:fldCharType="begin"/>
      </w:r>
      <w:r>
        <w:instrText xml:space="preserve"> REF _Ref465793892 \r \h </w:instrText>
      </w:r>
      <w:r>
        <w:fldChar w:fldCharType="separate"/>
      </w:r>
      <w:r w:rsidR="00E23101">
        <w:t>2.4.5</w:t>
      </w:r>
      <w:r>
        <w:fldChar w:fldCharType="end"/>
      </w:r>
      <w:r>
        <w:t>) a outros elementos do BPMN. (</w:t>
      </w:r>
      <w:r w:rsidRPr="00582DD8">
        <w:rPr>
          <w:rPrChange w:id="652" w:author="Patrick Machado" w:date="2017-06-20T19:41:00Z">
            <w:rPr>
              <w:i/>
            </w:rPr>
          </w:rPrChange>
        </w:rPr>
        <w:t>OBJECT MANAGEMENT GROUP</w:t>
      </w:r>
      <w:r>
        <w:t>, 2011, tradução nossa)</w:t>
      </w:r>
      <w:ins w:id="653" w:author="Patrick Machado" w:date="2017-06-20T19:41:00Z">
        <w:r w:rsidR="00582DD8">
          <w:t>.</w:t>
        </w:r>
      </w:ins>
    </w:p>
    <w:p w14:paraId="27449DB0" w14:textId="77777777" w:rsidR="00582DD8" w:rsidRDefault="00582DD8" w:rsidP="00C11D1C">
      <w:pPr>
        <w:pStyle w:val="Texto"/>
      </w:pPr>
    </w:p>
    <w:p w14:paraId="72B3573D" w14:textId="2E257B79" w:rsidR="003242D0" w:rsidRDefault="003242D0" w:rsidP="00C11D1C">
      <w:pPr>
        <w:pStyle w:val="Legenda"/>
        <w:ind w:left="1418" w:firstLine="283"/>
        <w:rPr>
          <w:b w:val="0"/>
          <w:bCs w:val="0"/>
          <w:sz w:val="24"/>
          <w:szCs w:val="24"/>
        </w:rPr>
      </w:pPr>
      <w:bookmarkStart w:id="654" w:name="_Toc485751641"/>
      <w:r w:rsidRPr="00DA65CA">
        <w:rPr>
          <w:b w:val="0"/>
          <w:bCs w:val="0"/>
          <w:sz w:val="24"/>
          <w:szCs w:val="24"/>
        </w:rPr>
        <w:t xml:space="preserve">Figura </w:t>
      </w:r>
      <w:r w:rsidRPr="00DA65CA">
        <w:rPr>
          <w:b w:val="0"/>
          <w:bCs w:val="0"/>
          <w:sz w:val="24"/>
          <w:szCs w:val="24"/>
        </w:rPr>
        <w:fldChar w:fldCharType="begin"/>
      </w:r>
      <w:r w:rsidRPr="00DA65CA">
        <w:rPr>
          <w:b w:val="0"/>
          <w:bCs w:val="0"/>
          <w:sz w:val="24"/>
          <w:szCs w:val="24"/>
        </w:rPr>
        <w:instrText xml:space="preserve"> SEQ Figura \* ARABIC </w:instrText>
      </w:r>
      <w:r w:rsidRPr="00DA65CA">
        <w:rPr>
          <w:b w:val="0"/>
          <w:bCs w:val="0"/>
          <w:sz w:val="24"/>
          <w:szCs w:val="24"/>
        </w:rPr>
        <w:fldChar w:fldCharType="separate"/>
      </w:r>
      <w:r w:rsidR="00E23101">
        <w:rPr>
          <w:b w:val="0"/>
          <w:bCs w:val="0"/>
          <w:noProof/>
          <w:sz w:val="24"/>
          <w:szCs w:val="24"/>
        </w:rPr>
        <w:t>20</w:t>
      </w:r>
      <w:r w:rsidRPr="00DA65CA">
        <w:rPr>
          <w:b w:val="0"/>
          <w:bCs w:val="0"/>
          <w:sz w:val="24"/>
          <w:szCs w:val="24"/>
        </w:rPr>
        <w:fldChar w:fldCharType="end"/>
      </w:r>
      <w:r w:rsidRPr="00DA65CA">
        <w:rPr>
          <w:b w:val="0"/>
          <w:bCs w:val="0"/>
          <w:sz w:val="24"/>
          <w:szCs w:val="24"/>
        </w:rPr>
        <w:t xml:space="preserve"> </w:t>
      </w:r>
      <w:r>
        <w:rPr>
          <w:b w:val="0"/>
          <w:bCs w:val="0"/>
          <w:sz w:val="24"/>
          <w:szCs w:val="24"/>
        </w:rPr>
        <w:t>–</w:t>
      </w:r>
      <w:r w:rsidR="0082001C">
        <w:rPr>
          <w:b w:val="0"/>
          <w:bCs w:val="0"/>
          <w:sz w:val="24"/>
          <w:szCs w:val="24"/>
        </w:rPr>
        <w:t xml:space="preserve"> </w:t>
      </w:r>
      <w:r>
        <w:rPr>
          <w:b w:val="0"/>
          <w:bCs w:val="0"/>
          <w:sz w:val="24"/>
          <w:szCs w:val="24"/>
        </w:rPr>
        <w:t>Associação no BPMN</w:t>
      </w:r>
      <w:bookmarkEnd w:id="654"/>
    </w:p>
    <w:p w14:paraId="6526BE50" w14:textId="1696B2E9" w:rsidR="003242D0" w:rsidRDefault="003242D0" w:rsidP="00C11D1C">
      <w:pPr>
        <w:jc w:val="center"/>
      </w:pPr>
      <w:r>
        <w:rPr>
          <w:noProof/>
          <w:lang w:eastAsia="pt-BR"/>
        </w:rPr>
        <w:drawing>
          <wp:inline distT="0" distB="0" distL="0" distR="0" wp14:anchorId="1757C210" wp14:editId="1CBCA32D">
            <wp:extent cx="628650" cy="55245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14:paraId="1A5FE658" w14:textId="561185F0" w:rsidR="003242D0" w:rsidRDefault="003242D0" w:rsidP="00C11D1C">
      <w:pPr>
        <w:pStyle w:val="55Tabelafonte"/>
        <w:ind w:left="1418" w:firstLine="283"/>
      </w:pPr>
      <w:commentRangeStart w:id="655"/>
      <w:r>
        <w:t xml:space="preserve">Fonte: </w:t>
      </w:r>
      <w:commentRangeEnd w:id="655"/>
      <w:r w:rsidRPr="00D16F9B">
        <w:commentReference w:id="655"/>
      </w:r>
      <w:ins w:id="656" w:author="Patrick Machado" w:date="2017-06-20T19:41:00Z">
        <w:r w:rsidR="00582DD8" w:rsidRPr="00582DD8">
          <w:t xml:space="preserve"> </w:t>
        </w:r>
        <w:r w:rsidR="00582DD8" w:rsidRPr="00A34BE9">
          <w:t>Object Management Group</w:t>
        </w:r>
        <w:r w:rsidR="00582DD8">
          <w:rPr>
            <w:rStyle w:val="Refdecomentrio"/>
            <w:lang w:eastAsia="ar-SA"/>
          </w:rPr>
          <w:t>, 2011.</w:t>
        </w:r>
      </w:ins>
    </w:p>
    <w:p w14:paraId="56C14BA3" w14:textId="4D760920" w:rsidR="00685D36" w:rsidRDefault="00685D36" w:rsidP="00C11D1C">
      <w:pPr>
        <w:pStyle w:val="Ttulo4"/>
      </w:pPr>
      <w:bookmarkStart w:id="657" w:name="_Toc485751685"/>
      <w:r>
        <w:t>A</w:t>
      </w:r>
      <w:r w:rsidR="00C1251A">
        <w:t>ssociação</w:t>
      </w:r>
      <w:r>
        <w:t xml:space="preserve"> de Dados</w:t>
      </w:r>
      <w:bookmarkEnd w:id="657"/>
    </w:p>
    <w:p w14:paraId="6E2AD8C9" w14:textId="60EC0899" w:rsidR="00437645" w:rsidRDefault="00D30607" w:rsidP="00C11D1C">
      <w:pPr>
        <w:pStyle w:val="Texto"/>
        <w:rPr>
          <w:ins w:id="658" w:author="Patrick Machado" w:date="2017-06-20T19:41:00Z"/>
        </w:rPr>
      </w:pPr>
      <w:r>
        <w:t>São como as Associações de informações e Artefato</w:t>
      </w:r>
      <w:r w:rsidR="006E27A1">
        <w:t>s</w:t>
      </w:r>
      <w:r>
        <w:t>, porém utilizados para indicar a direção do fluxo dos dados. No caso de Associação de Dados com Armazenamento de Dados, indica se o dado está sendo armazenado ou recuperado. (</w:t>
      </w:r>
      <w:r w:rsidRPr="00582DD8">
        <w:rPr>
          <w:rPrChange w:id="659" w:author="Patrick Machado" w:date="2017-06-20T19:41:00Z">
            <w:rPr>
              <w:i/>
            </w:rPr>
          </w:rPrChange>
        </w:rPr>
        <w:t>OBJECT MANAGEMENT GROUP</w:t>
      </w:r>
      <w:r>
        <w:t>, 2011, tradução nossa)</w:t>
      </w:r>
      <w:ins w:id="660" w:author="Patrick Machado" w:date="2017-06-20T19:41:00Z">
        <w:r w:rsidR="00582DD8">
          <w:t>.</w:t>
        </w:r>
      </w:ins>
    </w:p>
    <w:p w14:paraId="5A12CA3E" w14:textId="77777777" w:rsidR="00582DD8" w:rsidRDefault="00582DD8" w:rsidP="00C11D1C">
      <w:pPr>
        <w:pStyle w:val="Texto"/>
      </w:pPr>
    </w:p>
    <w:p w14:paraId="41519C0E" w14:textId="2BEFC7F7" w:rsidR="003242D0" w:rsidRDefault="003242D0" w:rsidP="00C11D1C">
      <w:pPr>
        <w:pStyle w:val="Legenda"/>
        <w:ind w:left="1418" w:firstLine="283"/>
        <w:rPr>
          <w:b w:val="0"/>
          <w:bCs w:val="0"/>
          <w:sz w:val="24"/>
          <w:szCs w:val="24"/>
        </w:rPr>
      </w:pPr>
      <w:bookmarkStart w:id="661" w:name="_Toc485751642"/>
      <w:r w:rsidRPr="00DA65CA">
        <w:rPr>
          <w:b w:val="0"/>
          <w:bCs w:val="0"/>
          <w:sz w:val="24"/>
          <w:szCs w:val="24"/>
        </w:rPr>
        <w:t xml:space="preserve">Figura </w:t>
      </w:r>
      <w:r w:rsidRPr="00DA65CA">
        <w:rPr>
          <w:b w:val="0"/>
          <w:bCs w:val="0"/>
          <w:sz w:val="24"/>
          <w:szCs w:val="24"/>
        </w:rPr>
        <w:fldChar w:fldCharType="begin"/>
      </w:r>
      <w:r w:rsidRPr="00DA65CA">
        <w:rPr>
          <w:b w:val="0"/>
          <w:bCs w:val="0"/>
          <w:sz w:val="24"/>
          <w:szCs w:val="24"/>
        </w:rPr>
        <w:instrText xml:space="preserve"> SEQ Figura \* ARABIC </w:instrText>
      </w:r>
      <w:r w:rsidRPr="00DA65CA">
        <w:rPr>
          <w:b w:val="0"/>
          <w:bCs w:val="0"/>
          <w:sz w:val="24"/>
          <w:szCs w:val="24"/>
        </w:rPr>
        <w:fldChar w:fldCharType="separate"/>
      </w:r>
      <w:r w:rsidR="00E23101">
        <w:rPr>
          <w:b w:val="0"/>
          <w:bCs w:val="0"/>
          <w:noProof/>
          <w:sz w:val="24"/>
          <w:szCs w:val="24"/>
        </w:rPr>
        <w:t>21</w:t>
      </w:r>
      <w:r w:rsidRPr="00DA65CA">
        <w:rPr>
          <w:b w:val="0"/>
          <w:bCs w:val="0"/>
          <w:sz w:val="24"/>
          <w:szCs w:val="24"/>
        </w:rPr>
        <w:fldChar w:fldCharType="end"/>
      </w:r>
      <w:r w:rsidRPr="00DA65CA">
        <w:rPr>
          <w:b w:val="0"/>
          <w:bCs w:val="0"/>
          <w:sz w:val="24"/>
          <w:szCs w:val="24"/>
        </w:rPr>
        <w:t xml:space="preserve"> </w:t>
      </w:r>
      <w:r>
        <w:rPr>
          <w:b w:val="0"/>
          <w:bCs w:val="0"/>
          <w:sz w:val="24"/>
          <w:szCs w:val="24"/>
        </w:rPr>
        <w:t>–</w:t>
      </w:r>
      <w:r w:rsidR="002A1B1F">
        <w:rPr>
          <w:b w:val="0"/>
          <w:bCs w:val="0"/>
          <w:sz w:val="24"/>
          <w:szCs w:val="24"/>
        </w:rPr>
        <w:t xml:space="preserve"> </w:t>
      </w:r>
      <w:r>
        <w:rPr>
          <w:b w:val="0"/>
          <w:bCs w:val="0"/>
          <w:sz w:val="24"/>
          <w:szCs w:val="24"/>
        </w:rPr>
        <w:t>Associação de Dados no BPMN</w:t>
      </w:r>
      <w:bookmarkEnd w:id="661"/>
    </w:p>
    <w:p w14:paraId="72DC952E" w14:textId="769D9CDD" w:rsidR="003242D0" w:rsidRDefault="003242D0" w:rsidP="00C11D1C">
      <w:pPr>
        <w:jc w:val="center"/>
      </w:pPr>
      <w:r>
        <w:rPr>
          <w:noProof/>
          <w:lang w:eastAsia="pt-BR"/>
        </w:rPr>
        <w:drawing>
          <wp:inline distT="0" distB="0" distL="0" distR="0" wp14:anchorId="1797C9D1" wp14:editId="35261066">
            <wp:extent cx="638175" cy="561975"/>
            <wp:effectExtent l="0" t="0" r="9525"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8175" cy="561975"/>
                    </a:xfrm>
                    <a:prstGeom prst="rect">
                      <a:avLst/>
                    </a:prstGeom>
                    <a:noFill/>
                    <a:ln>
                      <a:noFill/>
                    </a:ln>
                  </pic:spPr>
                </pic:pic>
              </a:graphicData>
            </a:graphic>
          </wp:inline>
        </w:drawing>
      </w:r>
    </w:p>
    <w:p w14:paraId="6B135A26" w14:textId="7C6BE70F" w:rsidR="003242D0" w:rsidRPr="00437645" w:rsidRDefault="003242D0" w:rsidP="00C11D1C">
      <w:pPr>
        <w:pStyle w:val="55Tabelafonte"/>
        <w:ind w:left="1418" w:firstLine="283"/>
      </w:pPr>
      <w:commentRangeStart w:id="662"/>
      <w:r>
        <w:t xml:space="preserve">Fonte: </w:t>
      </w:r>
      <w:commentRangeEnd w:id="662"/>
      <w:r w:rsidRPr="00D16F9B">
        <w:commentReference w:id="662"/>
      </w:r>
      <w:ins w:id="663" w:author="Patrick Machado" w:date="2017-06-20T19:41:00Z">
        <w:r w:rsidR="00582DD8" w:rsidRPr="00582DD8">
          <w:t xml:space="preserve"> </w:t>
        </w:r>
        <w:r w:rsidR="00582DD8" w:rsidRPr="00A34BE9">
          <w:t>Object Management Group</w:t>
        </w:r>
        <w:r w:rsidR="00582DD8">
          <w:rPr>
            <w:rStyle w:val="Refdecomentrio"/>
            <w:lang w:eastAsia="ar-SA"/>
          </w:rPr>
          <w:t>, 2011.</w:t>
        </w:r>
      </w:ins>
    </w:p>
    <w:p w14:paraId="2A4DA92A" w14:textId="3DA822E9" w:rsidR="009B5872" w:rsidRDefault="009B5872" w:rsidP="00C11D1C">
      <w:pPr>
        <w:pStyle w:val="Ttulo3"/>
      </w:pPr>
      <w:bookmarkStart w:id="664" w:name="_Toc485751686"/>
      <w:r>
        <w:t>Raias</w:t>
      </w:r>
      <w:bookmarkEnd w:id="664"/>
    </w:p>
    <w:p w14:paraId="76502C44" w14:textId="24ACD376" w:rsidR="00AD1F6D" w:rsidRDefault="009A57B3" w:rsidP="00C11D1C">
      <w:pPr>
        <w:pStyle w:val="Texto"/>
      </w:pPr>
      <w:r>
        <w:t>As Raias (</w:t>
      </w:r>
      <w:r>
        <w:rPr>
          <w:i/>
        </w:rPr>
        <w:t>Swimlanes</w:t>
      </w:r>
      <w:r>
        <w:t>), são elementos utilizados para representar os participantes e as suas subdivisões. Os elementos</w:t>
      </w:r>
      <w:r w:rsidR="00DC3B9F">
        <w:t xml:space="preserve"> do BPMN normalmente</w:t>
      </w:r>
      <w:r>
        <w:t xml:space="preserve"> são agrupados dentro das Raias. (</w:t>
      </w:r>
      <w:r w:rsidRPr="00582DD8">
        <w:rPr>
          <w:rPrChange w:id="665" w:author="Patrick Machado" w:date="2017-06-20T19:41:00Z">
            <w:rPr>
              <w:i/>
            </w:rPr>
          </w:rPrChange>
        </w:rPr>
        <w:t>OBJECT MANAGEMENT GROUP</w:t>
      </w:r>
      <w:r>
        <w:t>, 2011, tradução nossa)</w:t>
      </w:r>
    </w:p>
    <w:p w14:paraId="40456EB8" w14:textId="64869A80" w:rsidR="00685D36" w:rsidRDefault="00915F29" w:rsidP="00C11D1C">
      <w:pPr>
        <w:pStyle w:val="Ttulo4"/>
      </w:pPr>
      <w:bookmarkStart w:id="666" w:name="_Ref465792890"/>
      <w:bookmarkStart w:id="667" w:name="_Toc485751687"/>
      <w:r>
        <w:lastRenderedPageBreak/>
        <w:t>Piscina</w:t>
      </w:r>
      <w:bookmarkEnd w:id="666"/>
      <w:bookmarkEnd w:id="667"/>
    </w:p>
    <w:p w14:paraId="1AE20F06" w14:textId="64C4E573" w:rsidR="00AD1F6D" w:rsidRDefault="003E07E8" w:rsidP="00C11D1C">
      <w:pPr>
        <w:pStyle w:val="Texto"/>
        <w:rPr>
          <w:ins w:id="668" w:author="Patrick Machado" w:date="2017-06-20T19:43:00Z"/>
        </w:rPr>
      </w:pPr>
      <w:r>
        <w:t>A Piscina representa os participantes de uma colaboração de processos. São utilizadas para dividir as atividades entre os participantes. Podem ser apresentadas c</w:t>
      </w:r>
      <w:r w:rsidR="007B2426">
        <w:t xml:space="preserve">om espaço para </w:t>
      </w:r>
      <w:r>
        <w:t xml:space="preserve">detalhes internos, </w:t>
      </w:r>
      <w:r w:rsidR="001545FC">
        <w:t xml:space="preserve">conforme </w:t>
      </w:r>
      <w:r w:rsidR="001545FC" w:rsidRPr="001545FC">
        <w:fldChar w:fldCharType="begin"/>
      </w:r>
      <w:r w:rsidR="001545FC" w:rsidRPr="001545FC">
        <w:instrText xml:space="preserve"> REF _Ref465796049 \h  \* MERGEFORMAT </w:instrText>
      </w:r>
      <w:r w:rsidR="001545FC" w:rsidRPr="001545FC">
        <w:fldChar w:fldCharType="separate"/>
      </w:r>
      <w:r w:rsidR="00E23101" w:rsidRPr="00E23101">
        <w:rPr>
          <w:bCs/>
        </w:rPr>
        <w:t xml:space="preserve">Figura </w:t>
      </w:r>
      <w:r w:rsidR="00E23101" w:rsidRPr="00E23101">
        <w:rPr>
          <w:bCs/>
          <w:noProof/>
        </w:rPr>
        <w:t>23</w:t>
      </w:r>
      <w:r w:rsidR="001545FC" w:rsidRPr="001545FC">
        <w:fldChar w:fldCharType="end"/>
      </w:r>
      <w:r>
        <w:t xml:space="preserve">. </w:t>
      </w:r>
      <w:r w:rsidR="003614CC">
        <w:t>Ou</w:t>
      </w:r>
      <w:r>
        <w:t xml:space="preserve"> apresentadas sem </w:t>
      </w:r>
      <w:r w:rsidR="007B2426">
        <w:t xml:space="preserve">espaço para </w:t>
      </w:r>
      <w:r>
        <w:t>detalhes internos, situações de caixa preta, onde não há intenção de representar os processos</w:t>
      </w:r>
      <w:r w:rsidR="001545FC">
        <w:t xml:space="preserve">, conforme </w:t>
      </w:r>
      <w:r w:rsidR="001545FC" w:rsidRPr="001545FC">
        <w:fldChar w:fldCharType="begin"/>
      </w:r>
      <w:r w:rsidR="001545FC" w:rsidRPr="001545FC">
        <w:instrText xml:space="preserve"> REF _Ref465796041 \h  \* MERGEFORMAT </w:instrText>
      </w:r>
      <w:r w:rsidR="001545FC" w:rsidRPr="001545FC">
        <w:fldChar w:fldCharType="separate"/>
      </w:r>
      <w:r w:rsidR="00E23101" w:rsidRPr="00E23101">
        <w:rPr>
          <w:b/>
          <w:bCs/>
        </w:rPr>
        <w:t xml:space="preserve">Figura </w:t>
      </w:r>
      <w:r w:rsidR="00E23101">
        <w:rPr>
          <w:b/>
          <w:bCs/>
          <w:noProof/>
        </w:rPr>
        <w:t>22</w:t>
      </w:r>
      <w:r w:rsidR="00E23101" w:rsidRPr="00E23101">
        <w:rPr>
          <w:b/>
          <w:bCs/>
        </w:rPr>
        <w:t xml:space="preserve"> – Piscina com detalhes internos no BPMN</w:t>
      </w:r>
      <w:r w:rsidR="001545FC" w:rsidRPr="001545FC">
        <w:fldChar w:fldCharType="end"/>
      </w:r>
      <w:r w:rsidR="007B2426">
        <w:t>. No caso da</w:t>
      </w:r>
      <w:r w:rsidR="001545FC">
        <w:t xml:space="preserve"> caixa preta a representação da Piscina </w:t>
      </w:r>
      <w:r w:rsidR="007B2426">
        <w:t xml:space="preserve">é feita </w:t>
      </w:r>
      <w:r w:rsidR="00FE4F76">
        <w:t>sem espaço para raias</w:t>
      </w:r>
      <w:r w:rsidR="005D12A2">
        <w:t xml:space="preserve"> (ver </w:t>
      </w:r>
      <w:r w:rsidR="005D12A2">
        <w:fldChar w:fldCharType="begin"/>
      </w:r>
      <w:r w:rsidR="005D12A2">
        <w:instrText xml:space="preserve"> REF _Ref465796500 \r \h </w:instrText>
      </w:r>
      <w:r w:rsidR="005D12A2">
        <w:fldChar w:fldCharType="separate"/>
      </w:r>
      <w:r w:rsidR="00E23101">
        <w:t>2.4.4.2</w:t>
      </w:r>
      <w:r w:rsidR="005D12A2">
        <w:fldChar w:fldCharType="end"/>
      </w:r>
      <w:r w:rsidR="005D12A2">
        <w:t>)</w:t>
      </w:r>
      <w:r w:rsidR="001545FC">
        <w:t>, evidenciando que não há detalhes internos.</w:t>
      </w:r>
      <w:r w:rsidR="0036311B">
        <w:t xml:space="preserve"> </w:t>
      </w:r>
      <w:r w:rsidR="00DC3B9F">
        <w:t>(</w:t>
      </w:r>
      <w:r w:rsidR="00DC3B9F" w:rsidRPr="00BA32DF">
        <w:rPr>
          <w:rPrChange w:id="669" w:author="Patrick Machado" w:date="2017-06-20T19:43:00Z">
            <w:rPr>
              <w:i/>
            </w:rPr>
          </w:rPrChange>
        </w:rPr>
        <w:t>OBJECT MANAGEMENT GROUP</w:t>
      </w:r>
      <w:r w:rsidR="00DC3B9F">
        <w:t>, 2011, tradução nossa)</w:t>
      </w:r>
      <w:ins w:id="670" w:author="Patrick Machado" w:date="2017-06-20T19:43:00Z">
        <w:r w:rsidR="00BA32DF">
          <w:t>.</w:t>
        </w:r>
      </w:ins>
    </w:p>
    <w:p w14:paraId="70A363D6" w14:textId="77777777" w:rsidR="00BA32DF" w:rsidRDefault="00BA32DF" w:rsidP="00C11D1C">
      <w:pPr>
        <w:pStyle w:val="Texto"/>
      </w:pPr>
    </w:p>
    <w:p w14:paraId="1D7C8712" w14:textId="5A33303E" w:rsidR="001545FC" w:rsidRDefault="001545FC" w:rsidP="00C11D1C">
      <w:pPr>
        <w:pStyle w:val="Legenda"/>
        <w:ind w:left="1418" w:firstLine="283"/>
        <w:rPr>
          <w:b w:val="0"/>
          <w:bCs w:val="0"/>
          <w:sz w:val="24"/>
          <w:szCs w:val="24"/>
        </w:rPr>
      </w:pPr>
      <w:bookmarkStart w:id="671" w:name="_Ref465796047"/>
      <w:bookmarkStart w:id="672" w:name="_Ref465796041"/>
      <w:bookmarkStart w:id="673" w:name="_Toc485751643"/>
      <w:r w:rsidRPr="00DA65CA">
        <w:rPr>
          <w:b w:val="0"/>
          <w:bCs w:val="0"/>
          <w:sz w:val="24"/>
          <w:szCs w:val="24"/>
        </w:rPr>
        <w:t xml:space="preserve">Figura </w:t>
      </w:r>
      <w:r w:rsidRPr="00DA65CA">
        <w:rPr>
          <w:b w:val="0"/>
          <w:bCs w:val="0"/>
          <w:sz w:val="24"/>
          <w:szCs w:val="24"/>
        </w:rPr>
        <w:fldChar w:fldCharType="begin"/>
      </w:r>
      <w:r w:rsidRPr="00DA65CA">
        <w:rPr>
          <w:b w:val="0"/>
          <w:bCs w:val="0"/>
          <w:sz w:val="24"/>
          <w:szCs w:val="24"/>
        </w:rPr>
        <w:instrText xml:space="preserve"> SEQ Figura \* ARABIC </w:instrText>
      </w:r>
      <w:r w:rsidRPr="00DA65CA">
        <w:rPr>
          <w:b w:val="0"/>
          <w:bCs w:val="0"/>
          <w:sz w:val="24"/>
          <w:szCs w:val="24"/>
        </w:rPr>
        <w:fldChar w:fldCharType="separate"/>
      </w:r>
      <w:r w:rsidR="00E23101">
        <w:rPr>
          <w:b w:val="0"/>
          <w:bCs w:val="0"/>
          <w:noProof/>
          <w:sz w:val="24"/>
          <w:szCs w:val="24"/>
        </w:rPr>
        <w:t>22</w:t>
      </w:r>
      <w:r w:rsidRPr="00DA65CA">
        <w:rPr>
          <w:b w:val="0"/>
          <w:bCs w:val="0"/>
          <w:sz w:val="24"/>
          <w:szCs w:val="24"/>
        </w:rPr>
        <w:fldChar w:fldCharType="end"/>
      </w:r>
      <w:bookmarkEnd w:id="671"/>
      <w:r w:rsidRPr="00DA65CA">
        <w:rPr>
          <w:b w:val="0"/>
          <w:bCs w:val="0"/>
          <w:sz w:val="24"/>
          <w:szCs w:val="24"/>
        </w:rPr>
        <w:t xml:space="preserve"> </w:t>
      </w:r>
      <w:r>
        <w:rPr>
          <w:b w:val="0"/>
          <w:bCs w:val="0"/>
          <w:sz w:val="24"/>
          <w:szCs w:val="24"/>
        </w:rPr>
        <w:t>– Piscina com detalhes internos no BPMN</w:t>
      </w:r>
      <w:bookmarkEnd w:id="672"/>
      <w:bookmarkEnd w:id="673"/>
    </w:p>
    <w:p w14:paraId="4D5674C3" w14:textId="1F68AAA8" w:rsidR="001545FC" w:rsidRDefault="001545FC" w:rsidP="00C11D1C">
      <w:pPr>
        <w:jc w:val="center"/>
      </w:pPr>
      <w:r>
        <w:rPr>
          <w:noProof/>
          <w:lang w:eastAsia="pt-BR"/>
        </w:rPr>
        <w:drawing>
          <wp:inline distT="0" distB="0" distL="0" distR="0" wp14:anchorId="0D67C3EE" wp14:editId="0475C94D">
            <wp:extent cx="2686050" cy="1133771"/>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93666" cy="1136986"/>
                    </a:xfrm>
                    <a:prstGeom prst="rect">
                      <a:avLst/>
                    </a:prstGeom>
                    <a:noFill/>
                    <a:ln>
                      <a:noFill/>
                    </a:ln>
                  </pic:spPr>
                </pic:pic>
              </a:graphicData>
            </a:graphic>
          </wp:inline>
        </w:drawing>
      </w:r>
    </w:p>
    <w:p w14:paraId="08CA31AA" w14:textId="6B8D6929" w:rsidR="001545FC" w:rsidRDefault="001545FC" w:rsidP="00C11D1C">
      <w:pPr>
        <w:pStyle w:val="55Tabelafonte"/>
        <w:ind w:left="1418" w:firstLine="283"/>
      </w:pPr>
      <w:commentRangeStart w:id="674"/>
      <w:r>
        <w:t xml:space="preserve">Fonte: </w:t>
      </w:r>
      <w:commentRangeEnd w:id="674"/>
      <w:r w:rsidRPr="00D16F9B">
        <w:commentReference w:id="674"/>
      </w:r>
      <w:ins w:id="675" w:author="Patrick Machado" w:date="2017-06-20T19:43:00Z">
        <w:r w:rsidR="00BA32DF">
          <w:t>Object Management Group, 2011.</w:t>
        </w:r>
      </w:ins>
    </w:p>
    <w:p w14:paraId="6821F887" w14:textId="77777777" w:rsidR="001545FC" w:rsidRPr="00437645" w:rsidRDefault="001545FC" w:rsidP="00C11D1C">
      <w:pPr>
        <w:pStyle w:val="Texto"/>
      </w:pPr>
    </w:p>
    <w:p w14:paraId="2EB5C1D8" w14:textId="5DD7DDA3" w:rsidR="001545FC" w:rsidRDefault="001545FC" w:rsidP="00C11D1C">
      <w:pPr>
        <w:pStyle w:val="Legenda"/>
        <w:ind w:left="1418" w:firstLine="283"/>
        <w:rPr>
          <w:b w:val="0"/>
          <w:bCs w:val="0"/>
          <w:sz w:val="24"/>
          <w:szCs w:val="24"/>
        </w:rPr>
      </w:pPr>
      <w:bookmarkStart w:id="676" w:name="_Ref465796049"/>
      <w:bookmarkStart w:id="677" w:name="_Toc485751644"/>
      <w:r w:rsidRPr="00DA65CA">
        <w:rPr>
          <w:b w:val="0"/>
          <w:bCs w:val="0"/>
          <w:sz w:val="24"/>
          <w:szCs w:val="24"/>
        </w:rPr>
        <w:t xml:space="preserve">Figura </w:t>
      </w:r>
      <w:r w:rsidRPr="00DA65CA">
        <w:rPr>
          <w:b w:val="0"/>
          <w:bCs w:val="0"/>
          <w:sz w:val="24"/>
          <w:szCs w:val="24"/>
        </w:rPr>
        <w:fldChar w:fldCharType="begin"/>
      </w:r>
      <w:r w:rsidRPr="00DA65CA">
        <w:rPr>
          <w:b w:val="0"/>
          <w:bCs w:val="0"/>
          <w:sz w:val="24"/>
          <w:szCs w:val="24"/>
        </w:rPr>
        <w:instrText xml:space="preserve"> SEQ Figura \* ARABIC </w:instrText>
      </w:r>
      <w:r w:rsidRPr="00DA65CA">
        <w:rPr>
          <w:b w:val="0"/>
          <w:bCs w:val="0"/>
          <w:sz w:val="24"/>
          <w:szCs w:val="24"/>
        </w:rPr>
        <w:fldChar w:fldCharType="separate"/>
      </w:r>
      <w:r w:rsidR="00E23101">
        <w:rPr>
          <w:b w:val="0"/>
          <w:bCs w:val="0"/>
          <w:noProof/>
          <w:sz w:val="24"/>
          <w:szCs w:val="24"/>
        </w:rPr>
        <w:t>23</w:t>
      </w:r>
      <w:r w:rsidRPr="00DA65CA">
        <w:rPr>
          <w:b w:val="0"/>
          <w:bCs w:val="0"/>
          <w:sz w:val="24"/>
          <w:szCs w:val="24"/>
        </w:rPr>
        <w:fldChar w:fldCharType="end"/>
      </w:r>
      <w:bookmarkEnd w:id="676"/>
      <w:r w:rsidRPr="00DA65CA">
        <w:rPr>
          <w:b w:val="0"/>
          <w:bCs w:val="0"/>
          <w:sz w:val="24"/>
          <w:szCs w:val="24"/>
        </w:rPr>
        <w:t xml:space="preserve"> </w:t>
      </w:r>
      <w:r>
        <w:rPr>
          <w:b w:val="0"/>
          <w:bCs w:val="0"/>
          <w:sz w:val="24"/>
          <w:szCs w:val="24"/>
        </w:rPr>
        <w:t>– Piscina caixa preta no BPMN</w:t>
      </w:r>
      <w:bookmarkEnd w:id="677"/>
    </w:p>
    <w:p w14:paraId="0DDA5829" w14:textId="1D0E5659" w:rsidR="001545FC" w:rsidRDefault="001545FC" w:rsidP="00C11D1C">
      <w:pPr>
        <w:jc w:val="center"/>
      </w:pPr>
      <w:r>
        <w:rPr>
          <w:noProof/>
          <w:lang w:eastAsia="pt-BR"/>
        </w:rPr>
        <w:drawing>
          <wp:inline distT="0" distB="0" distL="0" distR="0" wp14:anchorId="4A1366FA" wp14:editId="6E09CDAC">
            <wp:extent cx="2828925" cy="55416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10800000" flipH="1" flipV="1">
                      <a:off x="0" y="0"/>
                      <a:ext cx="2881624" cy="564486"/>
                    </a:xfrm>
                    <a:prstGeom prst="rect">
                      <a:avLst/>
                    </a:prstGeom>
                    <a:noFill/>
                    <a:ln>
                      <a:noFill/>
                    </a:ln>
                  </pic:spPr>
                </pic:pic>
              </a:graphicData>
            </a:graphic>
          </wp:inline>
        </w:drawing>
      </w:r>
    </w:p>
    <w:p w14:paraId="0C74C476" w14:textId="2EA57287" w:rsidR="001545FC" w:rsidRPr="00437645" w:rsidRDefault="001545FC" w:rsidP="00C11D1C">
      <w:pPr>
        <w:pStyle w:val="55Tabelafonte"/>
        <w:ind w:left="1418" w:firstLine="283"/>
      </w:pPr>
      <w:commentRangeStart w:id="678"/>
      <w:r>
        <w:t xml:space="preserve">Fonte: </w:t>
      </w:r>
      <w:commentRangeEnd w:id="678"/>
      <w:r w:rsidRPr="00D16F9B">
        <w:commentReference w:id="678"/>
      </w:r>
      <w:ins w:id="679" w:author="Patrick Machado" w:date="2017-06-20T19:43:00Z">
        <w:r w:rsidR="00BA32DF" w:rsidRPr="00BA32DF">
          <w:t xml:space="preserve"> </w:t>
        </w:r>
        <w:r w:rsidR="00BA32DF">
          <w:t>Object Management Group, 2011.</w:t>
        </w:r>
      </w:ins>
    </w:p>
    <w:p w14:paraId="23EF9A9B" w14:textId="614A8A05" w:rsidR="00685D36" w:rsidRDefault="00915F29" w:rsidP="00C11D1C">
      <w:pPr>
        <w:pStyle w:val="Ttulo4"/>
      </w:pPr>
      <w:bookmarkStart w:id="680" w:name="_Ref465796487"/>
      <w:bookmarkStart w:id="681" w:name="_Ref465796500"/>
      <w:bookmarkStart w:id="682" w:name="_Toc485751688"/>
      <w:r>
        <w:t>Raia</w:t>
      </w:r>
      <w:bookmarkEnd w:id="680"/>
      <w:bookmarkEnd w:id="681"/>
      <w:bookmarkEnd w:id="682"/>
    </w:p>
    <w:p w14:paraId="039DBC69" w14:textId="0EAAD6F6" w:rsidR="00AD1F6D" w:rsidRDefault="00BA7C83" w:rsidP="00C11D1C">
      <w:pPr>
        <w:pStyle w:val="Texto"/>
      </w:pPr>
      <w:r>
        <w:t>São utilizadas para subdividir os processos. O significado da Raia é definido por quem modela o processo. Normalmente representa a divisão de papeis no processo, departamentos ou softwares. A Raia pode ser utilizada de forma aninhada, formando uma matriz de subdivisões. (</w:t>
      </w:r>
      <w:r w:rsidRPr="00BA32DF">
        <w:rPr>
          <w:rPrChange w:id="683" w:author="Patrick Machado" w:date="2017-06-20T19:44:00Z">
            <w:rPr>
              <w:i/>
            </w:rPr>
          </w:rPrChange>
        </w:rPr>
        <w:t>OBJECT MANAGEMENT GROUP</w:t>
      </w:r>
      <w:r>
        <w:t>, 2011, tradução nossa)</w:t>
      </w:r>
      <w:ins w:id="684" w:author="Patrick Machado" w:date="2017-06-20T19:44:00Z">
        <w:r w:rsidR="00BA32DF">
          <w:t>.</w:t>
        </w:r>
      </w:ins>
    </w:p>
    <w:p w14:paraId="5F290BEC" w14:textId="77777777" w:rsidR="00BA32DF" w:rsidRDefault="00BA32DF">
      <w:pPr>
        <w:suppressAutoHyphens w:val="0"/>
        <w:jc w:val="left"/>
        <w:rPr>
          <w:ins w:id="685" w:author="Patrick Machado" w:date="2017-06-20T19:44:00Z"/>
          <w:szCs w:val="24"/>
        </w:rPr>
      </w:pPr>
      <w:ins w:id="686" w:author="Patrick Machado" w:date="2017-06-20T19:44:00Z">
        <w:r>
          <w:rPr>
            <w:b/>
            <w:bCs/>
            <w:szCs w:val="24"/>
          </w:rPr>
          <w:br w:type="page"/>
        </w:r>
      </w:ins>
    </w:p>
    <w:p w14:paraId="0CED7A06" w14:textId="7F1837FE" w:rsidR="009B0B99" w:rsidRDefault="009B0B99" w:rsidP="00C11D1C">
      <w:pPr>
        <w:pStyle w:val="Legenda"/>
        <w:ind w:left="1418" w:firstLine="283"/>
        <w:rPr>
          <w:b w:val="0"/>
          <w:bCs w:val="0"/>
          <w:sz w:val="24"/>
          <w:szCs w:val="24"/>
        </w:rPr>
      </w:pPr>
      <w:bookmarkStart w:id="687" w:name="_Toc485751645"/>
      <w:r w:rsidRPr="00DA65CA">
        <w:rPr>
          <w:b w:val="0"/>
          <w:bCs w:val="0"/>
          <w:sz w:val="24"/>
          <w:szCs w:val="24"/>
        </w:rPr>
        <w:lastRenderedPageBreak/>
        <w:t xml:space="preserve">Figura </w:t>
      </w:r>
      <w:r w:rsidRPr="00DA65CA">
        <w:rPr>
          <w:b w:val="0"/>
          <w:bCs w:val="0"/>
          <w:sz w:val="24"/>
          <w:szCs w:val="24"/>
        </w:rPr>
        <w:fldChar w:fldCharType="begin"/>
      </w:r>
      <w:r w:rsidRPr="00DA65CA">
        <w:rPr>
          <w:b w:val="0"/>
          <w:bCs w:val="0"/>
          <w:sz w:val="24"/>
          <w:szCs w:val="24"/>
        </w:rPr>
        <w:instrText xml:space="preserve"> SEQ Figura \* ARABIC </w:instrText>
      </w:r>
      <w:r w:rsidRPr="00DA65CA">
        <w:rPr>
          <w:b w:val="0"/>
          <w:bCs w:val="0"/>
          <w:sz w:val="24"/>
          <w:szCs w:val="24"/>
        </w:rPr>
        <w:fldChar w:fldCharType="separate"/>
      </w:r>
      <w:r w:rsidR="00E23101">
        <w:rPr>
          <w:b w:val="0"/>
          <w:bCs w:val="0"/>
          <w:noProof/>
          <w:sz w:val="24"/>
          <w:szCs w:val="24"/>
        </w:rPr>
        <w:t>24</w:t>
      </w:r>
      <w:r w:rsidRPr="00DA65CA">
        <w:rPr>
          <w:b w:val="0"/>
          <w:bCs w:val="0"/>
          <w:sz w:val="24"/>
          <w:szCs w:val="24"/>
        </w:rPr>
        <w:fldChar w:fldCharType="end"/>
      </w:r>
      <w:r w:rsidRPr="00DA65CA">
        <w:rPr>
          <w:b w:val="0"/>
          <w:bCs w:val="0"/>
          <w:sz w:val="24"/>
          <w:szCs w:val="24"/>
        </w:rPr>
        <w:t xml:space="preserve"> </w:t>
      </w:r>
      <w:r>
        <w:rPr>
          <w:b w:val="0"/>
          <w:bCs w:val="0"/>
          <w:sz w:val="24"/>
          <w:szCs w:val="24"/>
        </w:rPr>
        <w:t>– Piscina e Raia no BPMN</w:t>
      </w:r>
      <w:bookmarkEnd w:id="687"/>
    </w:p>
    <w:p w14:paraId="0D6EFE77" w14:textId="77777777" w:rsidR="009B0B99" w:rsidRDefault="009B0B99" w:rsidP="00C11D1C">
      <w:pPr>
        <w:jc w:val="center"/>
      </w:pPr>
      <w:r>
        <w:rPr>
          <w:noProof/>
          <w:lang w:eastAsia="pt-BR"/>
        </w:rPr>
        <w:drawing>
          <wp:inline distT="0" distB="0" distL="0" distR="0" wp14:anchorId="7F486E55" wp14:editId="09BC2145">
            <wp:extent cx="2400300" cy="1881316"/>
            <wp:effectExtent l="0" t="0" r="0" b="508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15112" cy="1892926"/>
                    </a:xfrm>
                    <a:prstGeom prst="rect">
                      <a:avLst/>
                    </a:prstGeom>
                    <a:noFill/>
                    <a:ln>
                      <a:noFill/>
                    </a:ln>
                  </pic:spPr>
                </pic:pic>
              </a:graphicData>
            </a:graphic>
          </wp:inline>
        </w:drawing>
      </w:r>
    </w:p>
    <w:p w14:paraId="2FD46849" w14:textId="50E4A042" w:rsidR="009B0B99" w:rsidRPr="00AD1F6D" w:rsidRDefault="009B0B99" w:rsidP="00C11D1C">
      <w:pPr>
        <w:pStyle w:val="55Tabelafonte"/>
        <w:ind w:left="1418" w:firstLine="283"/>
      </w:pPr>
      <w:commentRangeStart w:id="688"/>
      <w:r>
        <w:t xml:space="preserve">Fonte: </w:t>
      </w:r>
      <w:commentRangeEnd w:id="688"/>
      <w:r w:rsidRPr="00D16F9B">
        <w:commentReference w:id="688"/>
      </w:r>
      <w:ins w:id="689" w:author="Patrick Machado" w:date="2017-06-20T19:44:00Z">
        <w:r w:rsidR="00BA32DF" w:rsidRPr="00BA32DF">
          <w:t xml:space="preserve"> </w:t>
        </w:r>
        <w:r w:rsidR="00BA32DF">
          <w:t>Object Management Group, 2011.</w:t>
        </w:r>
      </w:ins>
    </w:p>
    <w:p w14:paraId="36DA51FB" w14:textId="51C2D95C" w:rsidR="009B5872" w:rsidRDefault="009B5872" w:rsidP="00C11D1C">
      <w:pPr>
        <w:pStyle w:val="Ttulo3"/>
      </w:pPr>
      <w:bookmarkStart w:id="690" w:name="_Ref465793892"/>
      <w:bookmarkStart w:id="691" w:name="_Toc485751689"/>
      <w:r>
        <w:t>Artefatos</w:t>
      </w:r>
      <w:bookmarkEnd w:id="690"/>
      <w:bookmarkEnd w:id="691"/>
    </w:p>
    <w:p w14:paraId="3B197EDB" w14:textId="3F48BBB0" w:rsidR="00FA3C0A" w:rsidRPr="00FA3C0A" w:rsidRDefault="000A39DE" w:rsidP="00C11D1C">
      <w:pPr>
        <w:pStyle w:val="Texto"/>
      </w:pPr>
      <w:r>
        <w:t>Fornecem informação extra para entendimento do processo. Não interferem no fluxo do processo, apenas na leitura do modelo. (</w:t>
      </w:r>
      <w:r w:rsidRPr="00BA32DF">
        <w:rPr>
          <w:rPrChange w:id="692" w:author="Patrick Machado" w:date="2017-06-20T19:44:00Z">
            <w:rPr>
              <w:i/>
            </w:rPr>
          </w:rPrChange>
        </w:rPr>
        <w:t>OBJECT MANAGEMENT GROUP</w:t>
      </w:r>
      <w:r>
        <w:t>, 2011, tradução nossa)</w:t>
      </w:r>
      <w:ins w:id="693" w:author="Patrick Machado" w:date="2017-06-20T19:44:00Z">
        <w:r w:rsidR="00BA32DF">
          <w:t>.</w:t>
        </w:r>
      </w:ins>
    </w:p>
    <w:p w14:paraId="0D2D9FB3" w14:textId="30868A9C" w:rsidR="00685D36" w:rsidRDefault="00685D36" w:rsidP="00C11D1C">
      <w:pPr>
        <w:pStyle w:val="Ttulo4"/>
      </w:pPr>
      <w:bookmarkStart w:id="694" w:name="_Toc485751690"/>
      <w:r>
        <w:t>Grupo</w:t>
      </w:r>
      <w:bookmarkEnd w:id="694"/>
    </w:p>
    <w:p w14:paraId="1E2C440E" w14:textId="2AE09C11" w:rsidR="00FA3C0A" w:rsidRDefault="000A39DE" w:rsidP="00C11D1C">
      <w:pPr>
        <w:pStyle w:val="Texto"/>
        <w:rPr>
          <w:ins w:id="695" w:author="Patrick Machado" w:date="2017-06-20T19:44:00Z"/>
        </w:rPr>
      </w:pPr>
      <w:r>
        <w:t xml:space="preserve">Agrupa elementos que compartilhem a mesma categoria ou </w:t>
      </w:r>
      <w:r w:rsidR="004C50D8">
        <w:t>relação significativa para entendimento do processo.</w:t>
      </w:r>
      <w:r>
        <w:t xml:space="preserve"> (</w:t>
      </w:r>
      <w:r w:rsidRPr="00BA32DF">
        <w:rPr>
          <w:rPrChange w:id="696" w:author="Patrick Machado" w:date="2017-06-20T19:44:00Z">
            <w:rPr>
              <w:i/>
            </w:rPr>
          </w:rPrChange>
        </w:rPr>
        <w:t>OBJECT MANAGEMENT GROUP</w:t>
      </w:r>
      <w:r>
        <w:t>, 2011, tradução nossa)</w:t>
      </w:r>
      <w:ins w:id="697" w:author="Patrick Machado" w:date="2017-06-20T19:44:00Z">
        <w:r w:rsidR="00BA32DF">
          <w:t>.</w:t>
        </w:r>
      </w:ins>
    </w:p>
    <w:p w14:paraId="05CFFD7D" w14:textId="77777777" w:rsidR="00BA32DF" w:rsidRDefault="00BA32DF" w:rsidP="00C11D1C">
      <w:pPr>
        <w:pStyle w:val="Texto"/>
      </w:pPr>
    </w:p>
    <w:p w14:paraId="1E7F9927" w14:textId="03A39BE6" w:rsidR="000A39DE" w:rsidRDefault="000A39DE" w:rsidP="00C11D1C">
      <w:pPr>
        <w:pStyle w:val="Legenda"/>
        <w:ind w:left="1418" w:firstLine="283"/>
        <w:rPr>
          <w:b w:val="0"/>
          <w:bCs w:val="0"/>
          <w:sz w:val="24"/>
          <w:szCs w:val="24"/>
        </w:rPr>
      </w:pPr>
      <w:bookmarkStart w:id="698" w:name="_Toc485751646"/>
      <w:r w:rsidRPr="00DA65CA">
        <w:rPr>
          <w:b w:val="0"/>
          <w:bCs w:val="0"/>
          <w:sz w:val="24"/>
          <w:szCs w:val="24"/>
        </w:rPr>
        <w:t xml:space="preserve">Figura </w:t>
      </w:r>
      <w:r w:rsidRPr="00DA65CA">
        <w:rPr>
          <w:b w:val="0"/>
          <w:bCs w:val="0"/>
          <w:sz w:val="24"/>
          <w:szCs w:val="24"/>
        </w:rPr>
        <w:fldChar w:fldCharType="begin"/>
      </w:r>
      <w:r w:rsidRPr="00DA65CA">
        <w:rPr>
          <w:b w:val="0"/>
          <w:bCs w:val="0"/>
          <w:sz w:val="24"/>
          <w:szCs w:val="24"/>
        </w:rPr>
        <w:instrText xml:space="preserve"> SEQ Figura \* ARABIC </w:instrText>
      </w:r>
      <w:r w:rsidRPr="00DA65CA">
        <w:rPr>
          <w:b w:val="0"/>
          <w:bCs w:val="0"/>
          <w:sz w:val="24"/>
          <w:szCs w:val="24"/>
        </w:rPr>
        <w:fldChar w:fldCharType="separate"/>
      </w:r>
      <w:r w:rsidR="00E23101">
        <w:rPr>
          <w:b w:val="0"/>
          <w:bCs w:val="0"/>
          <w:noProof/>
          <w:sz w:val="24"/>
          <w:szCs w:val="24"/>
        </w:rPr>
        <w:t>25</w:t>
      </w:r>
      <w:r w:rsidRPr="00DA65CA">
        <w:rPr>
          <w:b w:val="0"/>
          <w:bCs w:val="0"/>
          <w:sz w:val="24"/>
          <w:szCs w:val="24"/>
        </w:rPr>
        <w:fldChar w:fldCharType="end"/>
      </w:r>
      <w:r w:rsidRPr="00DA65CA">
        <w:rPr>
          <w:b w:val="0"/>
          <w:bCs w:val="0"/>
          <w:sz w:val="24"/>
          <w:szCs w:val="24"/>
        </w:rPr>
        <w:t xml:space="preserve"> </w:t>
      </w:r>
      <w:r>
        <w:rPr>
          <w:b w:val="0"/>
          <w:bCs w:val="0"/>
          <w:sz w:val="24"/>
          <w:szCs w:val="24"/>
        </w:rPr>
        <w:t>– Grupo no BPMN</w:t>
      </w:r>
      <w:bookmarkEnd w:id="698"/>
    </w:p>
    <w:p w14:paraId="2023231E" w14:textId="48D329A3" w:rsidR="000A39DE" w:rsidRDefault="000A39DE" w:rsidP="00C11D1C">
      <w:pPr>
        <w:jc w:val="center"/>
      </w:pPr>
      <w:r>
        <w:rPr>
          <w:noProof/>
          <w:lang w:eastAsia="pt-BR"/>
        </w:rPr>
        <w:drawing>
          <wp:inline distT="0" distB="0" distL="0" distR="0" wp14:anchorId="48E463BD" wp14:editId="580020CD">
            <wp:extent cx="1866900" cy="1048084"/>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76178" cy="1053293"/>
                    </a:xfrm>
                    <a:prstGeom prst="rect">
                      <a:avLst/>
                    </a:prstGeom>
                    <a:noFill/>
                    <a:ln>
                      <a:noFill/>
                    </a:ln>
                  </pic:spPr>
                </pic:pic>
              </a:graphicData>
            </a:graphic>
          </wp:inline>
        </w:drawing>
      </w:r>
    </w:p>
    <w:p w14:paraId="173AA7DE" w14:textId="3254F0C9" w:rsidR="000A39DE" w:rsidRPr="00FA3C0A" w:rsidRDefault="000A39DE" w:rsidP="00C11D1C">
      <w:pPr>
        <w:pStyle w:val="55Tabelafonte"/>
        <w:ind w:left="1418" w:firstLine="283"/>
      </w:pPr>
      <w:commentRangeStart w:id="699"/>
      <w:r>
        <w:t xml:space="preserve">Fonte: </w:t>
      </w:r>
      <w:commentRangeEnd w:id="699"/>
      <w:r w:rsidRPr="00D16F9B">
        <w:commentReference w:id="699"/>
      </w:r>
      <w:ins w:id="700" w:author="Patrick Machado" w:date="2017-06-20T19:44:00Z">
        <w:r w:rsidR="00BA32DF" w:rsidRPr="00BA32DF">
          <w:t xml:space="preserve"> </w:t>
        </w:r>
        <w:r w:rsidR="00BA32DF">
          <w:t>Object Management Group, 2011.</w:t>
        </w:r>
      </w:ins>
    </w:p>
    <w:p w14:paraId="06CE8E47" w14:textId="14164C96" w:rsidR="00685D36" w:rsidRDefault="00685D36" w:rsidP="00C11D1C">
      <w:pPr>
        <w:pStyle w:val="Ttulo4"/>
      </w:pPr>
      <w:bookmarkStart w:id="701" w:name="_Toc485751691"/>
      <w:r>
        <w:lastRenderedPageBreak/>
        <w:t>Anotaç</w:t>
      </w:r>
      <w:r w:rsidR="000A39DE">
        <w:t>ão</w:t>
      </w:r>
      <w:bookmarkEnd w:id="701"/>
    </w:p>
    <w:p w14:paraId="7A37B9F5" w14:textId="31852F93" w:rsidR="00FA3C0A" w:rsidRDefault="000A39DE" w:rsidP="00FA3C0A">
      <w:pPr>
        <w:pStyle w:val="Texto"/>
        <w:rPr>
          <w:ins w:id="702" w:author="Patrick Machado" w:date="2017-06-20T19:44:00Z"/>
        </w:rPr>
      </w:pPr>
      <w:r>
        <w:t>Mecanismo para quem modela o diagrama fornecer informações extra</w:t>
      </w:r>
      <w:r w:rsidR="008039FE">
        <w:t xml:space="preserve">s para o leitor </w:t>
      </w:r>
      <w:r>
        <w:t>sobre o processo.</w:t>
      </w:r>
      <w:r w:rsidR="008039FE">
        <w:t xml:space="preserve"> (</w:t>
      </w:r>
      <w:r w:rsidR="008039FE" w:rsidRPr="00BA32DF">
        <w:rPr>
          <w:rPrChange w:id="703" w:author="Patrick Machado" w:date="2017-06-20T19:44:00Z">
            <w:rPr>
              <w:i/>
            </w:rPr>
          </w:rPrChange>
        </w:rPr>
        <w:t>OBJECT MANAGEMENT GROUP</w:t>
      </w:r>
      <w:r w:rsidR="008039FE">
        <w:t>, 2011, tradução nossa)</w:t>
      </w:r>
      <w:ins w:id="704" w:author="Patrick Machado" w:date="2017-06-20T19:44:00Z">
        <w:r w:rsidR="00BA32DF">
          <w:t>.</w:t>
        </w:r>
      </w:ins>
    </w:p>
    <w:p w14:paraId="5D7EE4E2" w14:textId="77777777" w:rsidR="00BA32DF" w:rsidRDefault="00BA32DF" w:rsidP="00FA3C0A">
      <w:pPr>
        <w:pStyle w:val="Texto"/>
      </w:pPr>
    </w:p>
    <w:p w14:paraId="264D0635" w14:textId="5C38FFC8" w:rsidR="008039FE" w:rsidRDefault="008039FE" w:rsidP="008039FE">
      <w:pPr>
        <w:pStyle w:val="Legenda"/>
        <w:ind w:left="1418" w:firstLine="283"/>
        <w:rPr>
          <w:b w:val="0"/>
          <w:bCs w:val="0"/>
          <w:sz w:val="24"/>
          <w:szCs w:val="24"/>
        </w:rPr>
      </w:pPr>
      <w:bookmarkStart w:id="705" w:name="_Toc485751647"/>
      <w:r w:rsidRPr="00DA65CA">
        <w:rPr>
          <w:b w:val="0"/>
          <w:bCs w:val="0"/>
          <w:sz w:val="24"/>
          <w:szCs w:val="24"/>
        </w:rPr>
        <w:t xml:space="preserve">Figura </w:t>
      </w:r>
      <w:r w:rsidRPr="00DA65CA">
        <w:rPr>
          <w:b w:val="0"/>
          <w:bCs w:val="0"/>
          <w:sz w:val="24"/>
          <w:szCs w:val="24"/>
        </w:rPr>
        <w:fldChar w:fldCharType="begin"/>
      </w:r>
      <w:r w:rsidRPr="00DA65CA">
        <w:rPr>
          <w:b w:val="0"/>
          <w:bCs w:val="0"/>
          <w:sz w:val="24"/>
          <w:szCs w:val="24"/>
        </w:rPr>
        <w:instrText xml:space="preserve"> SEQ Figura \* ARABIC </w:instrText>
      </w:r>
      <w:r w:rsidRPr="00DA65CA">
        <w:rPr>
          <w:b w:val="0"/>
          <w:bCs w:val="0"/>
          <w:sz w:val="24"/>
          <w:szCs w:val="24"/>
        </w:rPr>
        <w:fldChar w:fldCharType="separate"/>
      </w:r>
      <w:r w:rsidR="00E23101">
        <w:rPr>
          <w:b w:val="0"/>
          <w:bCs w:val="0"/>
          <w:noProof/>
          <w:sz w:val="24"/>
          <w:szCs w:val="24"/>
        </w:rPr>
        <w:t>26</w:t>
      </w:r>
      <w:r w:rsidRPr="00DA65CA">
        <w:rPr>
          <w:b w:val="0"/>
          <w:bCs w:val="0"/>
          <w:sz w:val="24"/>
          <w:szCs w:val="24"/>
        </w:rPr>
        <w:fldChar w:fldCharType="end"/>
      </w:r>
      <w:r w:rsidRPr="00DA65CA">
        <w:rPr>
          <w:b w:val="0"/>
          <w:bCs w:val="0"/>
          <w:sz w:val="24"/>
          <w:szCs w:val="24"/>
        </w:rPr>
        <w:t xml:space="preserve"> </w:t>
      </w:r>
      <w:r>
        <w:rPr>
          <w:b w:val="0"/>
          <w:bCs w:val="0"/>
          <w:sz w:val="24"/>
          <w:szCs w:val="24"/>
        </w:rPr>
        <w:t xml:space="preserve">– </w:t>
      </w:r>
      <w:r w:rsidR="006422B2">
        <w:rPr>
          <w:b w:val="0"/>
          <w:bCs w:val="0"/>
          <w:sz w:val="24"/>
          <w:szCs w:val="24"/>
        </w:rPr>
        <w:t>Anotação</w:t>
      </w:r>
      <w:r>
        <w:rPr>
          <w:b w:val="0"/>
          <w:bCs w:val="0"/>
          <w:sz w:val="24"/>
          <w:szCs w:val="24"/>
        </w:rPr>
        <w:t xml:space="preserve"> no BPMN</w:t>
      </w:r>
      <w:bookmarkEnd w:id="705"/>
    </w:p>
    <w:p w14:paraId="73F3D354" w14:textId="4F8C04FC" w:rsidR="008039FE" w:rsidRDefault="008039FE" w:rsidP="008039FE">
      <w:pPr>
        <w:jc w:val="center"/>
      </w:pPr>
      <w:r>
        <w:rPr>
          <w:noProof/>
          <w:lang w:eastAsia="pt-BR"/>
        </w:rPr>
        <w:drawing>
          <wp:inline distT="0" distB="0" distL="0" distR="0" wp14:anchorId="49A80A6B" wp14:editId="798CA699">
            <wp:extent cx="1382713" cy="638175"/>
            <wp:effectExtent l="0" t="0" r="825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83697" cy="638629"/>
                    </a:xfrm>
                    <a:prstGeom prst="rect">
                      <a:avLst/>
                    </a:prstGeom>
                    <a:noFill/>
                    <a:ln>
                      <a:noFill/>
                    </a:ln>
                  </pic:spPr>
                </pic:pic>
              </a:graphicData>
            </a:graphic>
          </wp:inline>
        </w:drawing>
      </w:r>
    </w:p>
    <w:p w14:paraId="6BFF2092" w14:textId="57AEA77D" w:rsidR="008039FE" w:rsidRPr="00FA3C0A" w:rsidRDefault="008039FE" w:rsidP="008039FE">
      <w:pPr>
        <w:pStyle w:val="55Tabelafonte"/>
        <w:ind w:left="1418" w:firstLine="283"/>
      </w:pPr>
      <w:commentRangeStart w:id="706"/>
      <w:r>
        <w:t xml:space="preserve">Fonte: </w:t>
      </w:r>
      <w:commentRangeEnd w:id="706"/>
      <w:r w:rsidRPr="00D16F9B">
        <w:commentReference w:id="706"/>
      </w:r>
      <w:ins w:id="707" w:author="Patrick Machado" w:date="2017-06-20T19:44:00Z">
        <w:r w:rsidR="00BA32DF" w:rsidRPr="00BA32DF">
          <w:t xml:space="preserve"> </w:t>
        </w:r>
        <w:r w:rsidR="00BA32DF">
          <w:t>Object Management Group, 2011.</w:t>
        </w:r>
      </w:ins>
    </w:p>
    <w:p w14:paraId="4F445289" w14:textId="0330086B" w:rsidR="00014902" w:rsidRPr="002B2066" w:rsidRDefault="00014902" w:rsidP="002F64EE">
      <w:pPr>
        <w:pStyle w:val="Ttulo2"/>
      </w:pPr>
      <w:bookmarkStart w:id="708" w:name="_Toc450743217"/>
      <w:bookmarkStart w:id="709" w:name="_Toc452732933"/>
      <w:bookmarkStart w:id="710" w:name="_Toc485751692"/>
      <w:bookmarkEnd w:id="538"/>
      <w:bookmarkEnd w:id="539"/>
      <w:r w:rsidRPr="002B2066">
        <w:t>B</w:t>
      </w:r>
      <w:r w:rsidR="00E6357C" w:rsidRPr="002B2066">
        <w:t xml:space="preserve">USINESS </w:t>
      </w:r>
      <w:r w:rsidRPr="002B2066">
        <w:t>P</w:t>
      </w:r>
      <w:r w:rsidR="00E6357C" w:rsidRPr="002B2066">
        <w:t xml:space="preserve">ROCESS </w:t>
      </w:r>
      <w:r w:rsidRPr="002B2066">
        <w:t>M</w:t>
      </w:r>
      <w:r w:rsidR="00E6357C" w:rsidRPr="002B2066">
        <w:t xml:space="preserve">ANAGEMENT </w:t>
      </w:r>
      <w:r w:rsidRPr="002B2066">
        <w:t>S</w:t>
      </w:r>
      <w:bookmarkEnd w:id="708"/>
      <w:bookmarkEnd w:id="709"/>
      <w:r w:rsidR="00153EA4">
        <w:t>YSTEM</w:t>
      </w:r>
      <w:bookmarkEnd w:id="710"/>
    </w:p>
    <w:p w14:paraId="06C60D4D" w14:textId="6BA3FA3F" w:rsidR="00D9317B" w:rsidRDefault="003D38DE" w:rsidP="003F23E0">
      <w:pPr>
        <w:pStyle w:val="Texto"/>
        <w:rPr>
          <w:ins w:id="711" w:author="Patrick Machado" w:date="2017-06-20T19:45:00Z"/>
        </w:rPr>
      </w:pPr>
      <w:r>
        <w:t xml:space="preserve">O </w:t>
      </w:r>
      <w:commentRangeStart w:id="712"/>
      <w:r>
        <w:t>BPMS</w:t>
      </w:r>
      <w:ins w:id="713" w:author="Patrick Machado" w:date="2017-06-20T19:45:00Z">
        <w:r w:rsidR="00BA32DF" w:rsidRPr="00BA32DF">
          <w:rPr>
            <w:rPrChange w:id="714" w:author="Patrick Machado" w:date="2017-06-20T19:45:00Z">
              <w:rPr>
                <w:i/>
              </w:rPr>
            </w:rPrChange>
          </w:rPr>
          <w:t>,</w:t>
        </w:r>
      </w:ins>
      <w:del w:id="715" w:author="Patrick Machado" w:date="2017-06-20T19:45:00Z">
        <w:r w:rsidDel="00BA32DF">
          <w:delText xml:space="preserve"> (sigla para </w:delText>
        </w:r>
        <w:r w:rsidRPr="00D9317B" w:rsidDel="00BA32DF">
          <w:rPr>
            <w:i/>
          </w:rPr>
          <w:delText>Business Pr</w:delText>
        </w:r>
      </w:del>
      <w:del w:id="716" w:author="Patrick Machado" w:date="2017-06-20T19:44:00Z">
        <w:r w:rsidRPr="00D9317B" w:rsidDel="00BA32DF">
          <w:rPr>
            <w:i/>
          </w:rPr>
          <w:delText>ocess Management System</w:delText>
        </w:r>
        <w:r w:rsidDel="00BA32DF">
          <w:delText>)</w:delText>
        </w:r>
        <w:commentRangeEnd w:id="712"/>
        <w:r w:rsidR="0045735F" w:rsidDel="00BA32DF">
          <w:rPr>
            <w:rStyle w:val="Refdecomentrio"/>
          </w:rPr>
          <w:commentReference w:id="712"/>
        </w:r>
        <w:r w:rsidDel="00BA32DF">
          <w:delText>,</w:delText>
        </w:r>
      </w:del>
      <w:r>
        <w:t xml:space="preserve"> conforme </w:t>
      </w:r>
      <w:r w:rsidR="00822940">
        <w:t>Cruz (2010, p. 90) é:</w:t>
      </w:r>
    </w:p>
    <w:p w14:paraId="0CC4268B" w14:textId="77777777" w:rsidR="00BA32DF" w:rsidRDefault="00BA32DF" w:rsidP="003F23E0">
      <w:pPr>
        <w:pStyle w:val="Texto"/>
      </w:pPr>
    </w:p>
    <w:p w14:paraId="7BF29E83" w14:textId="77777777" w:rsidR="00D9317B" w:rsidRDefault="00D9317B" w:rsidP="00D9317B">
      <w:pPr>
        <w:pStyle w:val="Citaolonga"/>
        <w:spacing w:after="0"/>
      </w:pPr>
      <w:r>
        <w:t xml:space="preserve">Conjunto de softwares, aplicações e ferramentas de tecnologia da informação cujo objetivo é o de possibilitar a implantação do </w:t>
      </w:r>
      <w:r w:rsidRPr="00D9317B">
        <w:rPr>
          <w:i/>
        </w:rPr>
        <w:t>modus operandi Business Process Management</w:t>
      </w:r>
      <w:r>
        <w:t>, integrando em tempo real clientes, fornecedores, parceiros, influenciadores, empregados e todo e qualquer elemento que com eles possam, queiram ou tenham que interagir por meio da automatização dos processos de negócio.</w:t>
      </w:r>
    </w:p>
    <w:p w14:paraId="407DA60D" w14:textId="77777777" w:rsidR="00D9317B" w:rsidRDefault="00D9317B" w:rsidP="00D9317B">
      <w:pPr>
        <w:spacing w:line="360" w:lineRule="auto"/>
      </w:pPr>
    </w:p>
    <w:p w14:paraId="2B0D02E2" w14:textId="25BA8306" w:rsidR="001E6E32" w:rsidRDefault="00D9317B" w:rsidP="00D9317B">
      <w:pPr>
        <w:spacing w:line="360" w:lineRule="auto"/>
        <w:ind w:firstLine="1134"/>
      </w:pPr>
      <w:r>
        <w:tab/>
      </w:r>
      <w:r w:rsidR="00D76268">
        <w:t>O BPMS serve para automatizar tanto os processos de negócio primários quanto secundários</w:t>
      </w:r>
      <w:r w:rsidR="00C87425">
        <w:t xml:space="preserve"> </w:t>
      </w:r>
      <w:commentRangeStart w:id="717"/>
      <w:r w:rsidR="00C87425">
        <w:t>(CRUZ, 2010)</w:t>
      </w:r>
      <w:commentRangeEnd w:id="717"/>
      <w:r w:rsidR="005D65A4">
        <w:rPr>
          <w:rStyle w:val="Refdecomentrio"/>
        </w:rPr>
        <w:commentReference w:id="717"/>
      </w:r>
      <w:r w:rsidR="00D76268">
        <w:t>.</w:t>
      </w:r>
      <w:r w:rsidR="00134618">
        <w:t xml:space="preserve"> </w:t>
      </w:r>
      <w:r w:rsidR="00C829F6">
        <w:t>Autores dizem que c</w:t>
      </w:r>
      <w:r w:rsidR="00134618">
        <w:t xml:space="preserve">om a automação, o BPMS </w:t>
      </w:r>
      <w:r w:rsidR="00C829F6">
        <w:t xml:space="preserve">veio para </w:t>
      </w:r>
      <w:r w:rsidR="00134618">
        <w:t>un</w:t>
      </w:r>
      <w:r w:rsidR="00C829F6">
        <w:t>ificar a gestão de processos e</w:t>
      </w:r>
      <w:r w:rsidR="00134618">
        <w:t xml:space="preserve"> a execução dos processos </w:t>
      </w:r>
      <w:commentRangeStart w:id="718"/>
      <w:r w:rsidR="00134618">
        <w:t>(ARAUJO; GARCIA; MARTINES, 2011)</w:t>
      </w:r>
      <w:commentRangeEnd w:id="718"/>
      <w:r w:rsidR="00C829F6">
        <w:rPr>
          <w:rStyle w:val="Refdecomentrio"/>
        </w:rPr>
        <w:commentReference w:id="718"/>
      </w:r>
      <w:r w:rsidR="00C87425">
        <w:t>.</w:t>
      </w:r>
      <w:r w:rsidR="00C829F6">
        <w:tab/>
      </w:r>
    </w:p>
    <w:p w14:paraId="591549F9" w14:textId="6A90B15B" w:rsidR="002D4018" w:rsidRDefault="002D4018" w:rsidP="00D9317B">
      <w:pPr>
        <w:spacing w:line="360" w:lineRule="auto"/>
        <w:ind w:firstLine="1134"/>
      </w:pPr>
      <w:r>
        <w:t xml:space="preserve">O ponto central em unificar a gestão e a execução dos processos de negócio é o controle. </w:t>
      </w:r>
      <w:commentRangeStart w:id="719"/>
      <w:r w:rsidR="001F6B1F">
        <w:t>Para</w:t>
      </w:r>
      <w:r>
        <w:t xml:space="preserve"> Cruz </w:t>
      </w:r>
      <w:r w:rsidR="001F6B1F">
        <w:t>(2010)</w:t>
      </w:r>
      <w:commentRangeEnd w:id="719"/>
      <w:r w:rsidR="00472D18">
        <w:rPr>
          <w:rStyle w:val="Refdecomentrio"/>
        </w:rPr>
        <w:commentReference w:id="719"/>
      </w:r>
      <w:r w:rsidR="00472D18">
        <w:t xml:space="preserve">, controle </w:t>
      </w:r>
      <w:r w:rsidR="001F6B1F">
        <w:t>significa assumir o trabalho repetitivo e burocrático, usando os dados provenientes</w:t>
      </w:r>
      <w:r w:rsidR="00472D18">
        <w:t xml:space="preserve"> do BPMS</w:t>
      </w:r>
      <w:r w:rsidR="001F6B1F">
        <w:t xml:space="preserve"> para medir e melhorar os processos automatizados pela ferramenta. Isto é, para gerenciar e controlar, é necessário monitor</w:t>
      </w:r>
      <w:r w:rsidR="00291D49">
        <w:t>ar</w:t>
      </w:r>
      <w:r w:rsidR="001F6B1F">
        <w:t>, medir e avaliar o desempenho continuamente.</w:t>
      </w:r>
    </w:p>
    <w:p w14:paraId="65F49854" w14:textId="6F4AF154" w:rsidR="00CD6651" w:rsidRPr="00CD6651" w:rsidRDefault="0069213C" w:rsidP="00CD6651">
      <w:pPr>
        <w:spacing w:line="360" w:lineRule="auto"/>
        <w:ind w:firstLine="1134"/>
      </w:pPr>
      <w:r>
        <w:t>Algumas das funcionalidades existentes em ferramentas BPMS serão apresentadas a seguir.</w:t>
      </w:r>
    </w:p>
    <w:p w14:paraId="4BF0D13D" w14:textId="77777777" w:rsidR="00CD6651" w:rsidRDefault="00CD6651" w:rsidP="00D9317B">
      <w:pPr>
        <w:spacing w:line="360" w:lineRule="auto"/>
        <w:ind w:firstLine="1134"/>
      </w:pPr>
    </w:p>
    <w:p w14:paraId="1AB40212" w14:textId="692D2F5D" w:rsidR="00472D18" w:rsidRDefault="00445431" w:rsidP="00472D18">
      <w:pPr>
        <w:pStyle w:val="Ttulo3"/>
      </w:pPr>
      <w:bookmarkStart w:id="720" w:name="_Toc485751693"/>
      <w:r>
        <w:lastRenderedPageBreak/>
        <w:t>M</w:t>
      </w:r>
      <w:r w:rsidR="00472D18">
        <w:t>odelagem de processos</w:t>
      </w:r>
      <w:bookmarkEnd w:id="720"/>
    </w:p>
    <w:p w14:paraId="5180CF7A" w14:textId="63C1C935" w:rsidR="002957E0" w:rsidRDefault="00326DA8" w:rsidP="00D9317B">
      <w:pPr>
        <w:spacing w:line="360" w:lineRule="auto"/>
        <w:ind w:firstLine="1134"/>
      </w:pPr>
      <w:r>
        <w:t xml:space="preserve">Dentre as </w:t>
      </w:r>
      <w:r w:rsidR="007559D6">
        <w:t>div</w:t>
      </w:r>
      <w:r w:rsidR="00AC2DA9">
        <w:t>ersas tecnologias</w:t>
      </w:r>
      <w:r>
        <w:t xml:space="preserve"> que compõem o BPMS, as ferramentas de modelagem de processos são as mais </w:t>
      </w:r>
      <w:r w:rsidR="000D551F">
        <w:t>comuns</w:t>
      </w:r>
      <w:r>
        <w:t>, segundo afirma Cruz (2010, p. 126): “Dez entre dez softwares de BPMS (Workflow) que conheço têm ferramentas para organização, desenho, redesenho, análise, e modelagem de processos de negócio [...]”.</w:t>
      </w:r>
      <w:r w:rsidR="00AC2DA9">
        <w:t xml:space="preserve"> A modelagem dos processos de negócio é indispensável para a implantação do BPMS</w:t>
      </w:r>
      <w:r w:rsidR="009E327A">
        <w:t>,</w:t>
      </w:r>
      <w:r w:rsidR="00AC2DA9">
        <w:t xml:space="preserve"> pois possibilita a parametrização necessária para a automação</w:t>
      </w:r>
      <w:r w:rsidR="002D4018">
        <w:t xml:space="preserve"> dos processos. </w:t>
      </w:r>
      <w:commentRangeStart w:id="721"/>
      <w:r w:rsidR="002D4018">
        <w:t>(CRUZ, 2010)</w:t>
      </w:r>
      <w:commentRangeEnd w:id="721"/>
      <w:r w:rsidR="00F67786">
        <w:rPr>
          <w:rStyle w:val="Refdecomentrio"/>
        </w:rPr>
        <w:commentReference w:id="721"/>
      </w:r>
      <w:ins w:id="722" w:author="Patrick Machado" w:date="2017-06-20T19:45:00Z">
        <w:r w:rsidR="00BA32DF">
          <w:t>.</w:t>
        </w:r>
      </w:ins>
    </w:p>
    <w:p w14:paraId="09B72AF0" w14:textId="7DAF2044" w:rsidR="00B2365B" w:rsidRDefault="00FF6D98" w:rsidP="00D9317B">
      <w:pPr>
        <w:spacing w:line="360" w:lineRule="auto"/>
        <w:ind w:firstLine="1134"/>
      </w:pPr>
      <w:r>
        <w:t xml:space="preserve">A modelagem dos processos de negócio pode ser representada </w:t>
      </w:r>
      <w:r w:rsidR="00F8327F">
        <w:t>através da notação BPMN</w:t>
      </w:r>
      <w:r w:rsidR="00CF1182">
        <w:t xml:space="preserve">, o que é um fator importante para a </w:t>
      </w:r>
      <w:r w:rsidR="00F8327F">
        <w:t>automação de processos</w:t>
      </w:r>
      <w:r w:rsidR="00CF1182">
        <w:t xml:space="preserve">. Esta importância existe porque, conforme </w:t>
      </w:r>
      <w:commentRangeStart w:id="723"/>
      <w:r w:rsidR="00CF1182">
        <w:t>Almeida Neto (2011)</w:t>
      </w:r>
      <w:commentRangeEnd w:id="723"/>
      <w:r w:rsidR="00800426">
        <w:rPr>
          <w:rStyle w:val="Refdecomentrio"/>
        </w:rPr>
        <w:commentReference w:id="723"/>
      </w:r>
      <w:r w:rsidR="00CF1182">
        <w:t>, o BPMN permite evoluir para tecnologias de descrição de fluxo de trabalho</w:t>
      </w:r>
      <w:r w:rsidR="00002320">
        <w:t xml:space="preserve"> (Workflow</w:t>
      </w:r>
      <w:r w:rsidR="00CF1182">
        <w:t>) e para linguagens de execução de processos de negócio, como o XPDL e BPEL, respectivamente.</w:t>
      </w:r>
    </w:p>
    <w:p w14:paraId="4275D5DA" w14:textId="36BF450B" w:rsidR="00472D18" w:rsidRDefault="00C81805" w:rsidP="00472D18">
      <w:pPr>
        <w:pStyle w:val="Ttulo3"/>
      </w:pPr>
      <w:bookmarkStart w:id="724" w:name="_Toc485751694"/>
      <w:r>
        <w:t>Workflow</w:t>
      </w:r>
      <w:bookmarkEnd w:id="724"/>
    </w:p>
    <w:p w14:paraId="3D61B885" w14:textId="5104BFD5" w:rsidR="00285A03" w:rsidRDefault="00EF43EE" w:rsidP="004C4405">
      <w:pPr>
        <w:spacing w:line="360" w:lineRule="auto"/>
        <w:ind w:firstLine="1134"/>
      </w:pPr>
      <w:r>
        <w:t xml:space="preserve">O </w:t>
      </w:r>
      <w:r w:rsidR="00472D18">
        <w:t xml:space="preserve">Workflow é, das tecnologias que </w:t>
      </w:r>
      <w:r w:rsidR="00863978">
        <w:t>compõem</w:t>
      </w:r>
      <w:r w:rsidR="00472D18">
        <w:t xml:space="preserve"> o BPMS, </w:t>
      </w:r>
      <w:r w:rsidR="00867DD5">
        <w:t xml:space="preserve">o </w:t>
      </w:r>
      <w:r w:rsidR="00C74A9F">
        <w:t xml:space="preserve">seu precursor. Conforme </w:t>
      </w:r>
      <w:commentRangeStart w:id="725"/>
      <w:r w:rsidR="00C74A9F">
        <w:t>Cruz (2010)</w:t>
      </w:r>
      <w:commentRangeEnd w:id="725"/>
      <w:r w:rsidR="00EC7635">
        <w:rPr>
          <w:rStyle w:val="Refdecomentrio"/>
        </w:rPr>
        <w:commentReference w:id="725"/>
      </w:r>
      <w:r w:rsidR="00C74A9F">
        <w:t xml:space="preserve">, as tecnologias envolvidas no BPMS, já estavam presentes na estrutura do Workflow, ou seriam possíveis de ser integradas aos softwares existentes até então. Desta forma, estudar o modelo do Workflow </w:t>
      </w:r>
      <w:r w:rsidR="00863978">
        <w:t>possui</w:t>
      </w:r>
      <w:r w:rsidR="00C74A9F">
        <w:t xml:space="preserve"> serventia para o entendime</w:t>
      </w:r>
      <w:r w:rsidR="004C4405">
        <w:t xml:space="preserve">nto do BPMS. </w:t>
      </w:r>
      <w:r w:rsidR="000A073D" w:rsidRPr="004C4405">
        <w:t xml:space="preserve">A estrutura do </w:t>
      </w:r>
      <w:r w:rsidR="00285A03" w:rsidRPr="004C4405">
        <w:t>Workflow</w:t>
      </w:r>
      <w:r w:rsidR="00FA3C1F" w:rsidRPr="004C4405">
        <w:t xml:space="preserve"> é composta por processos, instâncias (ou casos),</w:t>
      </w:r>
      <w:commentRangeStart w:id="726"/>
      <w:r w:rsidR="00FA3C1F" w:rsidRPr="004C4405">
        <w:t xml:space="preserve"> </w:t>
      </w:r>
      <w:commentRangeEnd w:id="726"/>
      <w:r w:rsidR="005C6C53">
        <w:rPr>
          <w:rStyle w:val="Refdecomentrio"/>
        </w:rPr>
        <w:commentReference w:id="726"/>
      </w:r>
      <w:r w:rsidR="00FA3C1F" w:rsidRPr="004C4405">
        <w:t xml:space="preserve">documentos, papéis, regras e rotas. </w:t>
      </w:r>
      <w:commentRangeStart w:id="727"/>
      <w:r w:rsidR="00FA3C1F" w:rsidRPr="004C4405">
        <w:t>(CRUZ, 20</w:t>
      </w:r>
      <w:r w:rsidR="00F700A0">
        <w:t>0</w:t>
      </w:r>
      <w:r w:rsidR="00FA3C1F" w:rsidRPr="004C4405">
        <w:t>0)</w:t>
      </w:r>
      <w:commentRangeEnd w:id="727"/>
      <w:r w:rsidR="00FA3C1F" w:rsidRPr="004C4405">
        <w:rPr>
          <w:rStyle w:val="Refdecomentrio"/>
        </w:rPr>
        <w:commentReference w:id="727"/>
      </w:r>
      <w:ins w:id="728" w:author="Patrick Machado" w:date="2017-06-20T19:45:00Z">
        <w:r w:rsidR="00BA32DF">
          <w:t>.</w:t>
        </w:r>
      </w:ins>
      <w:del w:id="729" w:author="Patrick Machado" w:date="2017-06-20T19:45:00Z">
        <w:r w:rsidR="00976F0B" w:rsidRPr="004C4405" w:rsidDel="00BA32DF">
          <w:delText xml:space="preserve"> </w:delText>
        </w:r>
      </w:del>
    </w:p>
    <w:p w14:paraId="25C4D444" w14:textId="5122D190" w:rsidR="007F7363" w:rsidRDefault="007F7363" w:rsidP="004C4405">
      <w:pPr>
        <w:spacing w:line="360" w:lineRule="auto"/>
        <w:ind w:firstLine="1134"/>
      </w:pPr>
      <w:commentRangeStart w:id="730"/>
      <w:r>
        <w:t xml:space="preserve">O conceito de processos já foi explorado na seção </w:t>
      </w:r>
      <w:r>
        <w:fldChar w:fldCharType="begin"/>
      </w:r>
      <w:r>
        <w:instrText xml:space="preserve"> REF _Ref484546679 \w \h </w:instrText>
      </w:r>
      <w:r>
        <w:fldChar w:fldCharType="separate"/>
      </w:r>
      <w:r w:rsidR="00E23101">
        <w:t>2.1</w:t>
      </w:r>
      <w:r>
        <w:fldChar w:fldCharType="end"/>
      </w:r>
      <w:r>
        <w:t xml:space="preserve"> </w:t>
      </w:r>
      <w:r>
        <w:fldChar w:fldCharType="begin"/>
      </w:r>
      <w:r>
        <w:instrText xml:space="preserve"> REF _Ref484546685 \h </w:instrText>
      </w:r>
      <w:r>
        <w:fldChar w:fldCharType="separate"/>
      </w:r>
      <w:r w:rsidR="00E23101" w:rsidRPr="002B2066">
        <w:t>PROCESSO</w:t>
      </w:r>
      <w:r>
        <w:fldChar w:fldCharType="end"/>
      </w:r>
      <w:r>
        <w:t>.</w:t>
      </w:r>
      <w:commentRangeEnd w:id="730"/>
      <w:r>
        <w:rPr>
          <w:rStyle w:val="Refdecomentrio"/>
        </w:rPr>
        <w:commentReference w:id="730"/>
      </w:r>
      <w:r>
        <w:t xml:space="preserve"> Para o Workflow, entende-se que a execução de um processo é uma instância (ou caso) do mesmo. Cruz (</w:t>
      </w:r>
      <w:r w:rsidR="009E3DF0">
        <w:t>200</w:t>
      </w:r>
      <w:r>
        <w:t>0, p. 99) apresenta os exemplos: “[...] cada nova fatura a ser emitida no faturamento é um caso. O processamento de uma única nota fiscal a ser paga pelo Contas a Pagar é um caso. A execução de uma ordem de produção é um caso”.</w:t>
      </w:r>
    </w:p>
    <w:p w14:paraId="7446096D" w14:textId="180E8E07" w:rsidR="005C6C53" w:rsidRDefault="005C6C53" w:rsidP="004C4405">
      <w:pPr>
        <w:spacing w:line="360" w:lineRule="auto"/>
        <w:ind w:firstLine="1134"/>
      </w:pPr>
      <w:r>
        <w:t xml:space="preserve">Na execução de uma instância de processo, transitam documentos, semelhantes ao sentido presente nas organizações. Os documentos são dados referentes às atividades </w:t>
      </w:r>
      <w:r>
        <w:lastRenderedPageBreak/>
        <w:t xml:space="preserve">executadas, não exclusivamente sobre as atividades, mas também sobre o formato, apresentação e processamento destes dados. </w:t>
      </w:r>
      <w:commentRangeStart w:id="731"/>
      <w:r>
        <w:t>(CRUZ, 2000)</w:t>
      </w:r>
      <w:commentRangeEnd w:id="731"/>
      <w:r>
        <w:rPr>
          <w:rStyle w:val="Refdecomentrio"/>
        </w:rPr>
        <w:commentReference w:id="731"/>
      </w:r>
      <w:ins w:id="732" w:author="Patrick Machado" w:date="2017-06-20T19:45:00Z">
        <w:r w:rsidR="00BA32DF">
          <w:t>.</w:t>
        </w:r>
      </w:ins>
    </w:p>
    <w:p w14:paraId="2E54993B" w14:textId="07C5D115" w:rsidR="00C74A9F" w:rsidRPr="005C6C53" w:rsidRDefault="00976F0B" w:rsidP="00D9317B">
      <w:pPr>
        <w:spacing w:line="360" w:lineRule="auto"/>
        <w:ind w:firstLine="1134"/>
      </w:pPr>
      <w:r w:rsidRPr="005C6C53">
        <w:t>É</w:t>
      </w:r>
      <w:r w:rsidR="00863978" w:rsidRPr="005C6C53">
        <w:t xml:space="preserve"> importante entender “quem-faz-o-quê”. Não necessariamente</w:t>
      </w:r>
      <w:r w:rsidR="00127F27" w:rsidRPr="005C6C53">
        <w:t xml:space="preserve"> as</w:t>
      </w:r>
      <w:r w:rsidR="00863978" w:rsidRPr="005C6C53">
        <w:t xml:space="preserve"> pessoas ou cargos</w:t>
      </w:r>
      <w:r w:rsidR="00127F27" w:rsidRPr="005C6C53">
        <w:t xml:space="preserve"> da organização</w:t>
      </w:r>
      <w:r w:rsidR="00863978" w:rsidRPr="005C6C53">
        <w:t>, e sim</w:t>
      </w:r>
      <w:r w:rsidR="00127F27" w:rsidRPr="005C6C53">
        <w:t xml:space="preserve"> os</w:t>
      </w:r>
      <w:r w:rsidR="00863978" w:rsidRPr="005C6C53">
        <w:t xml:space="preserve"> “papéis”. Para Cruz (</w:t>
      </w:r>
      <w:r w:rsidR="009E3DF0" w:rsidRPr="005C6C53">
        <w:t>2000</w:t>
      </w:r>
      <w:r w:rsidR="00863978" w:rsidRPr="005C6C53">
        <w:t xml:space="preserve">, p. 101): “Papel é o conjunto de características e habilidades necessárias para executar determinada tarefa ou tarefas pertencentes a uma </w:t>
      </w:r>
      <w:r w:rsidR="0007460F" w:rsidRPr="005C6C53">
        <w:t>atividade.”</w:t>
      </w:r>
    </w:p>
    <w:p w14:paraId="51B87055" w14:textId="4148086D" w:rsidR="006C0B54" w:rsidRDefault="00127F27" w:rsidP="006C0B54">
      <w:pPr>
        <w:spacing w:line="360" w:lineRule="auto"/>
        <w:ind w:firstLine="1134"/>
      </w:pPr>
      <w:r w:rsidRPr="005C6C53">
        <w:t>Na transição dos documentos e execução das tarefas do fluxo de trabalho devem existir regras. As regras definem</w:t>
      </w:r>
      <w:r w:rsidR="005C6C53">
        <w:t xml:space="preserve"> a forma como</w:t>
      </w:r>
      <w:r w:rsidRPr="005C6C53">
        <w:t xml:space="preserve"> o Workflow deve processar as informações. Há uma série de atributos que integram a definição das regras de negócio no Workflow, como: </w:t>
      </w:r>
      <w:r w:rsidR="00285A03" w:rsidRPr="005C6C53">
        <w:t>Início, Tempo, Atividade anterior, Execução, Notificação, Atividade posterior, Segurança, Auditoria e Término</w:t>
      </w:r>
      <w:r w:rsidR="005C6C53">
        <w:t xml:space="preserve"> </w:t>
      </w:r>
      <w:r w:rsidR="005C6C53" w:rsidRPr="005C6C53">
        <w:t xml:space="preserve"> </w:t>
      </w:r>
      <w:commentRangeStart w:id="733"/>
      <w:r w:rsidR="005C6C53" w:rsidRPr="005C6C53">
        <w:t>(CRUZ, 2000)</w:t>
      </w:r>
      <w:commentRangeEnd w:id="733"/>
      <w:r w:rsidR="005C6C53" w:rsidRPr="005C6C53">
        <w:rPr>
          <w:rStyle w:val="Refdecomentrio"/>
        </w:rPr>
        <w:commentReference w:id="733"/>
      </w:r>
      <w:r w:rsidR="00285A03" w:rsidRPr="005C6C53">
        <w:t>.</w:t>
      </w:r>
      <w:r w:rsidR="005C6C53">
        <w:t xml:space="preserve"> Para ilustrar, em um processo de gerenciamento de Contas a Receber, uma regra de negócio comumente aplicada seria: “títulos vencidos em D+1, cobrar multa de R$ 2,99 por atraso, mais juros de mora de R$ 0,04 por dia de atraso” (CRUZ, 2010, p. 132).</w:t>
      </w:r>
    </w:p>
    <w:p w14:paraId="480F2817" w14:textId="7F9D5450" w:rsidR="00E63F33" w:rsidRDefault="00E63F33" w:rsidP="006C0B54">
      <w:pPr>
        <w:pStyle w:val="Ttulo3"/>
      </w:pPr>
      <w:bookmarkStart w:id="734" w:name="_Toc485751695"/>
      <w:r>
        <w:t>Monitoramento</w:t>
      </w:r>
      <w:bookmarkEnd w:id="734"/>
    </w:p>
    <w:p w14:paraId="24D89723" w14:textId="55EDE737" w:rsidR="005D71D6" w:rsidRDefault="005A5385" w:rsidP="0019648B">
      <w:pPr>
        <w:spacing w:line="360" w:lineRule="auto"/>
        <w:ind w:firstLine="1134"/>
      </w:pPr>
      <w:r w:rsidRPr="005A5385">
        <w:t>No</w:t>
      </w:r>
      <w:r>
        <w:t xml:space="preserve"> monitoramento de processos de negócio, é importante detectar situações críticas para responder em uma janela de tempo adequada (CHANDY; MCGOVERAN, 2004, tradução nossa). </w:t>
      </w:r>
      <w:r w:rsidR="00F25869">
        <w:t>Para esta atividade de monitoramento, f</w:t>
      </w:r>
      <w:r w:rsidR="005D71D6" w:rsidRPr="008D4261">
        <w:t>erramentas BPMS, como o Bizagi</w:t>
      </w:r>
      <w:r w:rsidR="008D4261">
        <w:t xml:space="preserve">, oferecem </w:t>
      </w:r>
      <w:r w:rsidR="005D71D6" w:rsidRPr="008D4261">
        <w:t xml:space="preserve">gráficos </w:t>
      </w:r>
      <w:r w:rsidR="008D4261">
        <w:t>para acompanhar o</w:t>
      </w:r>
      <w:r w:rsidR="008D4261" w:rsidRPr="008D4261">
        <w:t xml:space="preserve"> progresso dos processos. O relatório</w:t>
      </w:r>
      <w:r w:rsidR="00854700">
        <w:t xml:space="preserve"> (</w:t>
      </w:r>
      <w:r w:rsidR="00854700" w:rsidRPr="008D4261">
        <w:t xml:space="preserve">figura </w:t>
      </w:r>
      <w:r w:rsidR="00854700">
        <w:fldChar w:fldCharType="begin"/>
      </w:r>
      <w:r w:rsidR="00854700">
        <w:instrText xml:space="preserve"> REF _Ref483942987 \p \h </w:instrText>
      </w:r>
      <w:r w:rsidR="00854700">
        <w:fldChar w:fldCharType="separate"/>
      </w:r>
      <w:r w:rsidR="00E23101">
        <w:t>abaixo</w:t>
      </w:r>
      <w:r w:rsidR="00854700">
        <w:fldChar w:fldCharType="end"/>
      </w:r>
      <w:r w:rsidR="00854700">
        <w:t>)</w:t>
      </w:r>
      <w:r w:rsidR="008D4261" w:rsidRPr="008D4261">
        <w:t xml:space="preserve"> apresenta a quantidade de instâncias em dia, em risco</w:t>
      </w:r>
      <w:r w:rsidR="00A64D71">
        <w:t xml:space="preserve"> de vencimento, </w:t>
      </w:r>
      <w:r w:rsidR="008D4261" w:rsidRPr="008D4261">
        <w:t>vencidas</w:t>
      </w:r>
      <w:r w:rsidR="00854700">
        <w:t xml:space="preserve"> e até a previsão de vencimento das atividades em execução</w:t>
      </w:r>
      <w:r w:rsidR="008D4261" w:rsidRPr="008D4261">
        <w:t xml:space="preserve">. </w:t>
      </w:r>
      <w:commentRangeStart w:id="735"/>
      <w:r w:rsidR="008D4261" w:rsidRPr="008D4261">
        <w:t>(BIZAGI, 2017</w:t>
      </w:r>
      <w:r w:rsidR="00854700">
        <w:t>, tradução nossa</w:t>
      </w:r>
      <w:r w:rsidR="008D4261" w:rsidRPr="008D4261">
        <w:t>)</w:t>
      </w:r>
      <w:commentRangeEnd w:id="735"/>
      <w:r w:rsidR="008D4261" w:rsidRPr="008D4261">
        <w:rPr>
          <w:rStyle w:val="Refdecomentrio"/>
        </w:rPr>
        <w:commentReference w:id="735"/>
      </w:r>
      <w:ins w:id="736" w:author="Patrick Machado" w:date="2017-06-20T19:45:00Z">
        <w:r w:rsidR="00BA32DF">
          <w:t>.</w:t>
        </w:r>
      </w:ins>
    </w:p>
    <w:p w14:paraId="0B09A690" w14:textId="77777777" w:rsidR="00BA32DF" w:rsidRDefault="00BA32DF">
      <w:pPr>
        <w:suppressAutoHyphens w:val="0"/>
        <w:jc w:val="left"/>
        <w:rPr>
          <w:ins w:id="737" w:author="Patrick Machado" w:date="2017-06-20T19:46:00Z"/>
          <w:szCs w:val="24"/>
        </w:rPr>
      </w:pPr>
      <w:bookmarkStart w:id="738" w:name="_Ref483942987"/>
      <w:ins w:id="739" w:author="Patrick Machado" w:date="2017-06-20T19:46:00Z">
        <w:r>
          <w:rPr>
            <w:b/>
            <w:bCs/>
            <w:szCs w:val="24"/>
          </w:rPr>
          <w:br w:type="page"/>
        </w:r>
      </w:ins>
    </w:p>
    <w:p w14:paraId="33A2A889" w14:textId="67282B15" w:rsidR="008D4261" w:rsidRPr="008D4261" w:rsidRDefault="008D4261" w:rsidP="008D4261">
      <w:pPr>
        <w:pStyle w:val="Legenda"/>
        <w:ind w:left="1418" w:firstLine="283"/>
        <w:rPr>
          <w:b w:val="0"/>
          <w:bCs w:val="0"/>
          <w:sz w:val="24"/>
          <w:szCs w:val="24"/>
        </w:rPr>
      </w:pPr>
      <w:bookmarkStart w:id="740" w:name="_Toc485751648"/>
      <w:r w:rsidRPr="00DA65CA">
        <w:rPr>
          <w:b w:val="0"/>
          <w:bCs w:val="0"/>
          <w:sz w:val="24"/>
          <w:szCs w:val="24"/>
        </w:rPr>
        <w:lastRenderedPageBreak/>
        <w:t xml:space="preserve">Figura </w:t>
      </w:r>
      <w:r w:rsidRPr="00DA65CA">
        <w:rPr>
          <w:b w:val="0"/>
          <w:bCs w:val="0"/>
          <w:sz w:val="24"/>
          <w:szCs w:val="24"/>
        </w:rPr>
        <w:fldChar w:fldCharType="begin"/>
      </w:r>
      <w:r w:rsidRPr="00DA65CA">
        <w:rPr>
          <w:b w:val="0"/>
          <w:bCs w:val="0"/>
          <w:sz w:val="24"/>
          <w:szCs w:val="24"/>
        </w:rPr>
        <w:instrText xml:space="preserve"> SEQ Figura \* ARABIC </w:instrText>
      </w:r>
      <w:r w:rsidRPr="00DA65CA">
        <w:rPr>
          <w:b w:val="0"/>
          <w:bCs w:val="0"/>
          <w:sz w:val="24"/>
          <w:szCs w:val="24"/>
        </w:rPr>
        <w:fldChar w:fldCharType="separate"/>
      </w:r>
      <w:r w:rsidR="00E23101">
        <w:rPr>
          <w:b w:val="0"/>
          <w:bCs w:val="0"/>
          <w:noProof/>
          <w:sz w:val="24"/>
          <w:szCs w:val="24"/>
        </w:rPr>
        <w:t>27</w:t>
      </w:r>
      <w:r w:rsidRPr="00DA65CA">
        <w:rPr>
          <w:b w:val="0"/>
          <w:bCs w:val="0"/>
          <w:sz w:val="24"/>
          <w:szCs w:val="24"/>
        </w:rPr>
        <w:fldChar w:fldCharType="end"/>
      </w:r>
      <w:r w:rsidRPr="00DA65CA">
        <w:rPr>
          <w:b w:val="0"/>
          <w:bCs w:val="0"/>
          <w:sz w:val="24"/>
          <w:szCs w:val="24"/>
        </w:rPr>
        <w:t xml:space="preserve"> </w:t>
      </w:r>
      <w:r>
        <w:rPr>
          <w:b w:val="0"/>
          <w:bCs w:val="0"/>
          <w:sz w:val="24"/>
          <w:szCs w:val="24"/>
        </w:rPr>
        <w:t xml:space="preserve">– </w:t>
      </w:r>
      <w:r w:rsidRPr="00181840">
        <w:rPr>
          <w:b w:val="0"/>
          <w:bCs w:val="0"/>
          <w:sz w:val="24"/>
          <w:szCs w:val="24"/>
        </w:rPr>
        <w:t>BAM</w:t>
      </w:r>
      <w:r w:rsidRPr="00C452E0">
        <w:rPr>
          <w:b w:val="0"/>
          <w:bCs w:val="0"/>
          <w:i/>
          <w:sz w:val="24"/>
          <w:szCs w:val="24"/>
        </w:rPr>
        <w:t xml:space="preserve"> – Work in progress</w:t>
      </w:r>
      <w:bookmarkEnd w:id="738"/>
      <w:bookmarkEnd w:id="740"/>
    </w:p>
    <w:p w14:paraId="3DD80C87" w14:textId="45EB6BF6" w:rsidR="008D4261" w:rsidRDefault="008D4261" w:rsidP="008D4261">
      <w:pPr>
        <w:jc w:val="center"/>
        <w:rPr>
          <w:noProof/>
          <w:lang w:eastAsia="pt-BR"/>
        </w:rPr>
      </w:pPr>
      <w:r>
        <w:rPr>
          <w:noProof/>
          <w:lang w:eastAsia="pt-BR"/>
        </w:rPr>
        <w:drawing>
          <wp:inline distT="0" distB="0" distL="0" distR="0" wp14:anchorId="621DFC23" wp14:editId="511BE533">
            <wp:extent cx="5759450" cy="3420418"/>
            <wp:effectExtent l="0" t="0" r="0" b="8890"/>
            <wp:docPr id="7" name="Imagem 7" descr="NewB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BAM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9450" cy="3420418"/>
                    </a:xfrm>
                    <a:prstGeom prst="rect">
                      <a:avLst/>
                    </a:prstGeom>
                    <a:noFill/>
                    <a:ln>
                      <a:noFill/>
                    </a:ln>
                  </pic:spPr>
                </pic:pic>
              </a:graphicData>
            </a:graphic>
          </wp:inline>
        </w:drawing>
      </w:r>
    </w:p>
    <w:p w14:paraId="09216F1C" w14:textId="7E666076" w:rsidR="00BF064D" w:rsidRPr="00437645" w:rsidRDefault="00BF064D" w:rsidP="00BF064D">
      <w:pPr>
        <w:pStyle w:val="55Tabelafonte"/>
        <w:ind w:left="1418" w:firstLine="283"/>
      </w:pPr>
      <w:commentRangeStart w:id="741"/>
      <w:commentRangeStart w:id="742"/>
      <w:r>
        <w:t xml:space="preserve">Fonte: </w:t>
      </w:r>
      <w:commentRangeEnd w:id="741"/>
      <w:r w:rsidRPr="00D16F9B">
        <w:commentReference w:id="741"/>
      </w:r>
      <w:commentRangeEnd w:id="742"/>
      <w:r w:rsidR="00F46F27">
        <w:rPr>
          <w:rStyle w:val="Refdecomentrio"/>
          <w:lang w:eastAsia="ar-SA"/>
        </w:rPr>
        <w:commentReference w:id="742"/>
      </w:r>
      <w:ins w:id="743" w:author="Patrick Machado" w:date="2017-06-20T19:46:00Z">
        <w:r w:rsidR="00BA32DF">
          <w:t>Bizagi, 2017.</w:t>
        </w:r>
      </w:ins>
    </w:p>
    <w:p w14:paraId="14EE7B6D" w14:textId="77777777" w:rsidR="00E63F33" w:rsidRDefault="00E63F33" w:rsidP="00E63F33">
      <w:pPr>
        <w:pStyle w:val="Ttulo3"/>
      </w:pPr>
      <w:bookmarkStart w:id="744" w:name="_Toc485751696"/>
      <w:r>
        <w:t>Indicadores</w:t>
      </w:r>
      <w:bookmarkEnd w:id="744"/>
    </w:p>
    <w:p w14:paraId="1C01CA6F" w14:textId="273038CC" w:rsidR="00E63F33" w:rsidRDefault="00E63F33" w:rsidP="00E63F33">
      <w:pPr>
        <w:spacing w:line="360" w:lineRule="auto"/>
        <w:ind w:firstLine="1134"/>
      </w:pPr>
      <w:r>
        <w:t>A automação dos processos permite verificar variáveis de tempo relacionadas à execução do processo. As variáveis presentes em qualquer processo são: Tempo de Ciclo, que se trata do tempo decorrido desde a primeira ocorrência em um processo até o fim do processo. Tempo de Processamento, o tempo efetivamente gasto por um participante em uma atividade. Tempo de Atraso, a diferença entre o tempo de processamento e o tempo do ciclo dentro de uma atividade ou do processo completo. Para cada uma destas 3 variáveis há o que chamamos de Tempo máximo, Tempo médio e Tempo mínimo. Estas variáveis de tempo podem ser analisadas através das ferramentas estatísticas que compõem o BPMS. (CRUZ, 2010)</w:t>
      </w:r>
      <w:ins w:id="745" w:author="Patrick Machado" w:date="2017-06-20T19:46:00Z">
        <w:r w:rsidR="00BA32DF">
          <w:t>.</w:t>
        </w:r>
      </w:ins>
    </w:p>
    <w:p w14:paraId="0BBFC2E5" w14:textId="721B3CBC" w:rsidR="00E63F33" w:rsidRDefault="00E63F33" w:rsidP="00E63F33">
      <w:pPr>
        <w:spacing w:line="360" w:lineRule="auto"/>
        <w:ind w:firstLine="1134"/>
      </w:pPr>
      <w:r>
        <w:t xml:space="preserve">Um exemplo de relatório de Tempo de Ciclo pode ser encontrado no Bizagi. Nesta ferramenta, há gráficos (figura </w:t>
      </w:r>
      <w:r>
        <w:fldChar w:fldCharType="begin"/>
      </w:r>
      <w:r>
        <w:instrText xml:space="preserve"> REF _Ref483943674 \p \h </w:instrText>
      </w:r>
      <w:r>
        <w:fldChar w:fldCharType="separate"/>
      </w:r>
      <w:r w:rsidR="00E23101">
        <w:t>abaixo</w:t>
      </w:r>
      <w:r>
        <w:fldChar w:fldCharType="end"/>
      </w:r>
      <w:r>
        <w:t xml:space="preserve">) que representam o tempo médio de execução das instâncias de um processo ao lado do tempo estimado. Gráficos de comparação do percentual de instâncias concluídas em tempo contra vencidas. E também uma tabela de resumo da quantidade de instâncias concluídas, tempo médio, tempo estimado, desvio padrão e quantidade de instâncias no prazo. </w:t>
      </w:r>
      <w:commentRangeStart w:id="746"/>
      <w:r>
        <w:t>(BIZAGI, 2010, tradução nossa)</w:t>
      </w:r>
      <w:commentRangeEnd w:id="746"/>
      <w:r>
        <w:rPr>
          <w:rStyle w:val="Refdecomentrio"/>
        </w:rPr>
        <w:commentReference w:id="746"/>
      </w:r>
      <w:ins w:id="747" w:author="Patrick Machado" w:date="2017-06-20T19:46:00Z">
        <w:r w:rsidR="00BA32DF">
          <w:t>.</w:t>
        </w:r>
      </w:ins>
    </w:p>
    <w:p w14:paraId="56A47201" w14:textId="4E8B75C2" w:rsidR="00E63F33" w:rsidRPr="008D4261" w:rsidRDefault="00E63F33" w:rsidP="00E63F33">
      <w:pPr>
        <w:pStyle w:val="Legenda"/>
        <w:ind w:left="1418" w:firstLine="283"/>
        <w:rPr>
          <w:b w:val="0"/>
          <w:bCs w:val="0"/>
          <w:sz w:val="24"/>
          <w:szCs w:val="24"/>
        </w:rPr>
      </w:pPr>
      <w:bookmarkStart w:id="748" w:name="_Ref483943674"/>
      <w:bookmarkStart w:id="749" w:name="_Toc485751649"/>
      <w:r w:rsidRPr="00DA65CA">
        <w:rPr>
          <w:b w:val="0"/>
          <w:bCs w:val="0"/>
          <w:sz w:val="24"/>
          <w:szCs w:val="24"/>
        </w:rPr>
        <w:lastRenderedPageBreak/>
        <w:t xml:space="preserve">Figura </w:t>
      </w:r>
      <w:r w:rsidRPr="00DA65CA">
        <w:rPr>
          <w:b w:val="0"/>
          <w:bCs w:val="0"/>
          <w:sz w:val="24"/>
          <w:szCs w:val="24"/>
        </w:rPr>
        <w:fldChar w:fldCharType="begin"/>
      </w:r>
      <w:r w:rsidRPr="00DA65CA">
        <w:rPr>
          <w:b w:val="0"/>
          <w:bCs w:val="0"/>
          <w:sz w:val="24"/>
          <w:szCs w:val="24"/>
        </w:rPr>
        <w:instrText xml:space="preserve"> SEQ Figura \* ARABIC </w:instrText>
      </w:r>
      <w:r w:rsidRPr="00DA65CA">
        <w:rPr>
          <w:b w:val="0"/>
          <w:bCs w:val="0"/>
          <w:sz w:val="24"/>
          <w:szCs w:val="24"/>
        </w:rPr>
        <w:fldChar w:fldCharType="separate"/>
      </w:r>
      <w:r w:rsidR="00E23101">
        <w:rPr>
          <w:b w:val="0"/>
          <w:bCs w:val="0"/>
          <w:noProof/>
          <w:sz w:val="24"/>
          <w:szCs w:val="24"/>
        </w:rPr>
        <w:t>28</w:t>
      </w:r>
      <w:r w:rsidRPr="00DA65CA">
        <w:rPr>
          <w:b w:val="0"/>
          <w:bCs w:val="0"/>
          <w:sz w:val="24"/>
          <w:szCs w:val="24"/>
        </w:rPr>
        <w:fldChar w:fldCharType="end"/>
      </w:r>
      <w:r w:rsidRPr="00DA65CA">
        <w:rPr>
          <w:b w:val="0"/>
          <w:bCs w:val="0"/>
          <w:sz w:val="24"/>
          <w:szCs w:val="24"/>
        </w:rPr>
        <w:t xml:space="preserve"> </w:t>
      </w:r>
      <w:r>
        <w:rPr>
          <w:b w:val="0"/>
          <w:bCs w:val="0"/>
          <w:sz w:val="24"/>
          <w:szCs w:val="24"/>
        </w:rPr>
        <w:t xml:space="preserve">– </w:t>
      </w:r>
      <w:r w:rsidRPr="00836C9D">
        <w:rPr>
          <w:b w:val="0"/>
          <w:bCs w:val="0"/>
          <w:i/>
          <w:sz w:val="24"/>
          <w:szCs w:val="24"/>
        </w:rPr>
        <w:t>Analytics – Cycle time</w:t>
      </w:r>
      <w:bookmarkEnd w:id="748"/>
      <w:bookmarkEnd w:id="749"/>
    </w:p>
    <w:p w14:paraId="7DB66DA5" w14:textId="77777777" w:rsidR="00E63F33" w:rsidRDefault="00E63F33" w:rsidP="00E63F33">
      <w:pPr>
        <w:jc w:val="center"/>
        <w:rPr>
          <w:noProof/>
          <w:lang w:eastAsia="pt-BR"/>
        </w:rPr>
      </w:pPr>
      <w:r>
        <w:rPr>
          <w:noProof/>
        </w:rPr>
        <w:drawing>
          <wp:inline distT="0" distB="0" distL="0" distR="0" wp14:anchorId="47E95AAC" wp14:editId="5E4857F1">
            <wp:extent cx="5759450" cy="3739094"/>
            <wp:effectExtent l="0" t="0" r="0" b="0"/>
            <wp:docPr id="20" name="Imagem 20" descr="NewAnalyti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wAnalytics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9450" cy="3739094"/>
                    </a:xfrm>
                    <a:prstGeom prst="rect">
                      <a:avLst/>
                    </a:prstGeom>
                    <a:noFill/>
                    <a:ln>
                      <a:noFill/>
                    </a:ln>
                  </pic:spPr>
                </pic:pic>
              </a:graphicData>
            </a:graphic>
          </wp:inline>
        </w:drawing>
      </w:r>
    </w:p>
    <w:p w14:paraId="5A99589D" w14:textId="0170E61D" w:rsidR="00E63F33" w:rsidRDefault="00E63F33" w:rsidP="00E63F33">
      <w:pPr>
        <w:pStyle w:val="55Tabelafonte"/>
        <w:ind w:left="1418" w:firstLine="283"/>
      </w:pPr>
      <w:commentRangeStart w:id="750"/>
      <w:r>
        <w:t xml:space="preserve">Fonte: </w:t>
      </w:r>
      <w:commentRangeEnd w:id="750"/>
      <w:r w:rsidRPr="00D16F9B">
        <w:commentReference w:id="750"/>
      </w:r>
      <w:ins w:id="751" w:author="Patrick Machado" w:date="2017-06-20T19:46:00Z">
        <w:r w:rsidR="00BA32DF">
          <w:t>Bizagi, 2017.</w:t>
        </w:r>
      </w:ins>
    </w:p>
    <w:p w14:paraId="2FA612A9" w14:textId="77777777" w:rsidR="00E63F33" w:rsidRDefault="00E63F33" w:rsidP="00E63F33">
      <w:pPr>
        <w:jc w:val="center"/>
        <w:rPr>
          <w:noProof/>
          <w:lang w:eastAsia="pt-BR"/>
        </w:rPr>
      </w:pPr>
    </w:p>
    <w:p w14:paraId="1126BD02" w14:textId="12E68C5E" w:rsidR="00E63F33" w:rsidRDefault="00AC3284" w:rsidP="006C0B54">
      <w:pPr>
        <w:pStyle w:val="Ttulo3"/>
      </w:pPr>
      <w:bookmarkStart w:id="752" w:name="_Toc485751697"/>
      <w:r>
        <w:t>Modelo de dados e formulários</w:t>
      </w:r>
      <w:bookmarkEnd w:id="752"/>
    </w:p>
    <w:p w14:paraId="2CBD4A3E" w14:textId="071C82E4" w:rsidR="006C0B54" w:rsidRDefault="006C0B54" w:rsidP="006C0B54">
      <w:pPr>
        <w:spacing w:line="360" w:lineRule="auto"/>
        <w:ind w:firstLine="1134"/>
      </w:pPr>
      <w:r>
        <w:t>Os conceitos sobre a estrutura do Workflow, apresentados anteriormente, podem ser enxergados em uma ferramenta BPMS. Uma ferramenta como o Bizagi, suporta a criação de modelos de dados, para representar os documentos que transitam nos processos, e permite a interação do usuário com este modelo de dados</w:t>
      </w:r>
      <w:r w:rsidR="00AC3284">
        <w:t xml:space="preserve"> </w:t>
      </w:r>
      <w:commentRangeStart w:id="753"/>
      <w:r w:rsidR="00AC3284">
        <w:t>(BIZAGI, 2017)</w:t>
      </w:r>
      <w:commentRangeEnd w:id="753"/>
      <w:r w:rsidR="00AC3284">
        <w:rPr>
          <w:rStyle w:val="Refdecomentrio"/>
        </w:rPr>
        <w:commentReference w:id="753"/>
      </w:r>
      <w:r>
        <w:t>.</w:t>
      </w:r>
    </w:p>
    <w:p w14:paraId="6BD612AF" w14:textId="5366B29C" w:rsidR="00AC3284" w:rsidDel="00BA32DF" w:rsidRDefault="00AC3284" w:rsidP="006C0B54">
      <w:pPr>
        <w:spacing w:line="360" w:lineRule="auto"/>
        <w:ind w:firstLine="1134"/>
        <w:rPr>
          <w:del w:id="754" w:author="Patrick Machado" w:date="2017-06-20T19:46:00Z"/>
        </w:rPr>
      </w:pPr>
    </w:p>
    <w:p w14:paraId="784B84A3" w14:textId="0BA34E2A" w:rsidR="00AC3284" w:rsidDel="00BA32DF" w:rsidRDefault="00AC3284" w:rsidP="00AC3284">
      <w:pPr>
        <w:pStyle w:val="Legenda"/>
        <w:rPr>
          <w:del w:id="755" w:author="Patrick Machado" w:date="2017-06-20T19:46:00Z"/>
          <w:b w:val="0"/>
          <w:bCs w:val="0"/>
          <w:sz w:val="24"/>
          <w:szCs w:val="24"/>
        </w:rPr>
      </w:pPr>
      <w:del w:id="756" w:author="Patrick Machado" w:date="2017-06-20T19:46:00Z">
        <w:r w:rsidDel="00BA32DF">
          <w:rPr>
            <w:b w:val="0"/>
            <w:bCs w:val="0"/>
            <w:sz w:val="24"/>
            <w:szCs w:val="24"/>
          </w:rPr>
          <w:tab/>
        </w:r>
      </w:del>
    </w:p>
    <w:p w14:paraId="73C1C106" w14:textId="10033696" w:rsidR="00AC3284" w:rsidDel="00BA32DF" w:rsidRDefault="00AC3284">
      <w:pPr>
        <w:pStyle w:val="Legenda"/>
        <w:rPr>
          <w:del w:id="757" w:author="Patrick Machado" w:date="2017-06-20T19:46:00Z"/>
          <w:b w:val="0"/>
          <w:bCs w:val="0"/>
          <w:sz w:val="24"/>
          <w:szCs w:val="24"/>
        </w:rPr>
        <w:pPrChange w:id="758" w:author="Patrick Machado" w:date="2017-06-20T19:46:00Z">
          <w:pPr>
            <w:pStyle w:val="Legenda"/>
            <w:ind w:left="1418" w:firstLine="283"/>
          </w:pPr>
        </w:pPrChange>
      </w:pPr>
    </w:p>
    <w:p w14:paraId="255DDFAC" w14:textId="2D1C77A5" w:rsidR="00AC3284" w:rsidDel="00BA32DF" w:rsidRDefault="00AC3284" w:rsidP="00AC3284">
      <w:pPr>
        <w:pStyle w:val="Legenda"/>
        <w:ind w:left="1418" w:firstLine="283"/>
        <w:rPr>
          <w:del w:id="759" w:author="Patrick Machado" w:date="2017-06-20T19:46:00Z"/>
          <w:b w:val="0"/>
          <w:bCs w:val="0"/>
          <w:sz w:val="24"/>
          <w:szCs w:val="24"/>
        </w:rPr>
      </w:pPr>
    </w:p>
    <w:p w14:paraId="4A06B4FB" w14:textId="0DC2E58A" w:rsidR="00AC3284" w:rsidDel="00BA32DF" w:rsidRDefault="00AC3284" w:rsidP="00AC3284">
      <w:pPr>
        <w:pStyle w:val="Legenda"/>
        <w:ind w:left="1418" w:firstLine="283"/>
        <w:rPr>
          <w:del w:id="760" w:author="Patrick Machado" w:date="2017-06-20T19:46:00Z"/>
          <w:b w:val="0"/>
          <w:bCs w:val="0"/>
          <w:sz w:val="24"/>
          <w:szCs w:val="24"/>
        </w:rPr>
      </w:pPr>
    </w:p>
    <w:p w14:paraId="095A83C4" w14:textId="67FABF82" w:rsidR="00AC3284" w:rsidDel="00BA32DF" w:rsidRDefault="00AC3284" w:rsidP="00AC3284">
      <w:pPr>
        <w:pStyle w:val="Legenda"/>
        <w:ind w:left="1418" w:firstLine="283"/>
        <w:rPr>
          <w:del w:id="761" w:author="Patrick Machado" w:date="2017-06-20T19:46:00Z"/>
          <w:b w:val="0"/>
          <w:bCs w:val="0"/>
          <w:sz w:val="24"/>
          <w:szCs w:val="24"/>
        </w:rPr>
      </w:pPr>
    </w:p>
    <w:p w14:paraId="5EB4E8D9" w14:textId="252888EA" w:rsidR="00AC3284" w:rsidDel="00BA32DF" w:rsidRDefault="00AC3284" w:rsidP="00AC3284">
      <w:pPr>
        <w:pStyle w:val="Legenda"/>
        <w:ind w:left="1418" w:firstLine="283"/>
        <w:rPr>
          <w:del w:id="762" w:author="Patrick Machado" w:date="2017-06-20T19:46:00Z"/>
          <w:b w:val="0"/>
          <w:bCs w:val="0"/>
          <w:sz w:val="24"/>
          <w:szCs w:val="24"/>
        </w:rPr>
      </w:pPr>
    </w:p>
    <w:p w14:paraId="401B2A2D" w14:textId="320D3AE0" w:rsidR="00AC3284" w:rsidDel="00BA32DF" w:rsidRDefault="00AC3284" w:rsidP="00AC3284">
      <w:pPr>
        <w:pStyle w:val="Legenda"/>
        <w:ind w:left="1418" w:firstLine="283"/>
        <w:rPr>
          <w:del w:id="763" w:author="Patrick Machado" w:date="2017-06-20T19:46:00Z"/>
          <w:b w:val="0"/>
          <w:bCs w:val="0"/>
          <w:sz w:val="24"/>
          <w:szCs w:val="24"/>
        </w:rPr>
      </w:pPr>
    </w:p>
    <w:p w14:paraId="0EE2C33B" w14:textId="1BD2003C" w:rsidR="00AC3284" w:rsidDel="00BA32DF" w:rsidRDefault="00AC3284" w:rsidP="00AC3284">
      <w:pPr>
        <w:pStyle w:val="Legenda"/>
        <w:ind w:left="1418" w:firstLine="283"/>
        <w:rPr>
          <w:del w:id="764" w:author="Patrick Machado" w:date="2017-06-20T19:47:00Z"/>
          <w:b w:val="0"/>
          <w:bCs w:val="0"/>
          <w:sz w:val="24"/>
          <w:szCs w:val="24"/>
        </w:rPr>
      </w:pPr>
    </w:p>
    <w:p w14:paraId="6DD05874" w14:textId="4715A5F7" w:rsidR="00AC3284" w:rsidDel="00BA32DF" w:rsidRDefault="00AC3284" w:rsidP="00AC3284">
      <w:pPr>
        <w:pStyle w:val="Legenda"/>
        <w:ind w:left="1418" w:firstLine="283"/>
        <w:rPr>
          <w:del w:id="765" w:author="Patrick Machado" w:date="2017-06-20T19:47:00Z"/>
          <w:b w:val="0"/>
          <w:bCs w:val="0"/>
          <w:sz w:val="24"/>
          <w:szCs w:val="24"/>
        </w:rPr>
      </w:pPr>
    </w:p>
    <w:p w14:paraId="3CC446F1" w14:textId="77777777" w:rsidR="00BA32DF" w:rsidRDefault="00BA32DF">
      <w:pPr>
        <w:suppressAutoHyphens w:val="0"/>
        <w:jc w:val="left"/>
        <w:rPr>
          <w:ins w:id="766" w:author="Patrick Machado" w:date="2017-06-20T19:47:00Z"/>
          <w:szCs w:val="24"/>
        </w:rPr>
      </w:pPr>
      <w:bookmarkStart w:id="767" w:name="_Hlk484627394"/>
      <w:ins w:id="768" w:author="Patrick Machado" w:date="2017-06-20T19:47:00Z">
        <w:r>
          <w:rPr>
            <w:b/>
            <w:bCs/>
            <w:szCs w:val="24"/>
          </w:rPr>
          <w:br w:type="page"/>
        </w:r>
      </w:ins>
    </w:p>
    <w:p w14:paraId="6C7896CC" w14:textId="14488288" w:rsidR="00AC3284" w:rsidRPr="00AC3284" w:rsidRDefault="00AC3284" w:rsidP="00AC3284">
      <w:pPr>
        <w:pStyle w:val="Legenda"/>
        <w:ind w:left="1418" w:firstLine="283"/>
        <w:rPr>
          <w:b w:val="0"/>
          <w:bCs w:val="0"/>
          <w:sz w:val="24"/>
          <w:szCs w:val="24"/>
        </w:rPr>
      </w:pPr>
      <w:bookmarkStart w:id="769" w:name="_Toc485751650"/>
      <w:r w:rsidRPr="00DA65CA">
        <w:rPr>
          <w:b w:val="0"/>
          <w:bCs w:val="0"/>
          <w:sz w:val="24"/>
          <w:szCs w:val="24"/>
        </w:rPr>
        <w:lastRenderedPageBreak/>
        <w:t xml:space="preserve">Figura </w:t>
      </w:r>
      <w:r w:rsidRPr="00DA65CA">
        <w:rPr>
          <w:b w:val="0"/>
          <w:bCs w:val="0"/>
          <w:sz w:val="24"/>
          <w:szCs w:val="24"/>
        </w:rPr>
        <w:fldChar w:fldCharType="begin"/>
      </w:r>
      <w:r w:rsidRPr="00DA65CA">
        <w:rPr>
          <w:b w:val="0"/>
          <w:bCs w:val="0"/>
          <w:sz w:val="24"/>
          <w:szCs w:val="24"/>
        </w:rPr>
        <w:instrText xml:space="preserve"> SEQ Figura \* ARABIC </w:instrText>
      </w:r>
      <w:r w:rsidRPr="00DA65CA">
        <w:rPr>
          <w:b w:val="0"/>
          <w:bCs w:val="0"/>
          <w:sz w:val="24"/>
          <w:szCs w:val="24"/>
        </w:rPr>
        <w:fldChar w:fldCharType="separate"/>
      </w:r>
      <w:r w:rsidR="00E23101">
        <w:rPr>
          <w:b w:val="0"/>
          <w:bCs w:val="0"/>
          <w:noProof/>
          <w:sz w:val="24"/>
          <w:szCs w:val="24"/>
        </w:rPr>
        <w:t>29</w:t>
      </w:r>
      <w:r w:rsidRPr="00DA65CA">
        <w:rPr>
          <w:b w:val="0"/>
          <w:bCs w:val="0"/>
          <w:sz w:val="24"/>
          <w:szCs w:val="24"/>
        </w:rPr>
        <w:fldChar w:fldCharType="end"/>
      </w:r>
      <w:r w:rsidRPr="00DA65CA">
        <w:rPr>
          <w:b w:val="0"/>
          <w:bCs w:val="0"/>
          <w:sz w:val="24"/>
          <w:szCs w:val="24"/>
        </w:rPr>
        <w:t xml:space="preserve"> </w:t>
      </w:r>
      <w:r>
        <w:rPr>
          <w:b w:val="0"/>
          <w:bCs w:val="0"/>
          <w:sz w:val="24"/>
          <w:szCs w:val="24"/>
        </w:rPr>
        <w:t xml:space="preserve">– </w:t>
      </w:r>
      <w:r>
        <w:rPr>
          <w:b w:val="0"/>
          <w:bCs w:val="0"/>
          <w:i/>
          <w:sz w:val="24"/>
          <w:szCs w:val="24"/>
        </w:rPr>
        <w:t xml:space="preserve">Bizagi Studio </w:t>
      </w:r>
      <w:r w:rsidRPr="00AC3284">
        <w:rPr>
          <w:b w:val="0"/>
          <w:bCs w:val="0"/>
          <w:sz w:val="24"/>
          <w:szCs w:val="24"/>
        </w:rPr>
        <w:t>-</w:t>
      </w:r>
      <w:r>
        <w:rPr>
          <w:b w:val="0"/>
          <w:bCs w:val="0"/>
          <w:i/>
          <w:sz w:val="24"/>
          <w:szCs w:val="24"/>
        </w:rPr>
        <w:t xml:space="preserve"> Define forms </w:t>
      </w:r>
      <w:r>
        <w:rPr>
          <w:b w:val="0"/>
          <w:bCs w:val="0"/>
          <w:sz w:val="24"/>
          <w:szCs w:val="24"/>
        </w:rPr>
        <w:t>-</w:t>
      </w:r>
      <w:r w:rsidRPr="00836C9D">
        <w:rPr>
          <w:b w:val="0"/>
          <w:bCs w:val="0"/>
          <w:i/>
          <w:sz w:val="24"/>
          <w:szCs w:val="24"/>
        </w:rPr>
        <w:t xml:space="preserve"> </w:t>
      </w:r>
      <w:r>
        <w:rPr>
          <w:b w:val="0"/>
          <w:bCs w:val="0"/>
          <w:i/>
          <w:sz w:val="24"/>
          <w:szCs w:val="24"/>
        </w:rPr>
        <w:t>Data model</w:t>
      </w:r>
      <w:bookmarkEnd w:id="767"/>
      <w:bookmarkEnd w:id="769"/>
    </w:p>
    <w:p w14:paraId="3EC2C800" w14:textId="196401EB" w:rsidR="00AC3284" w:rsidRPr="006C0B54" w:rsidRDefault="00AC3284" w:rsidP="00AC3284">
      <w:pPr>
        <w:jc w:val="center"/>
        <w:rPr>
          <w:noProof/>
        </w:rPr>
      </w:pPr>
      <w:r>
        <w:rPr>
          <w:noProof/>
        </w:rPr>
        <w:drawing>
          <wp:inline distT="0" distB="0" distL="0" distR="0" wp14:anchorId="26F9B3F1" wp14:editId="3406DACF">
            <wp:extent cx="5759450" cy="2960203"/>
            <wp:effectExtent l="0" t="0" r="0" b="0"/>
            <wp:docPr id="18" name="Imagem 18" descr="CreatingForm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ngForms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9450" cy="2960203"/>
                    </a:xfrm>
                    <a:prstGeom prst="rect">
                      <a:avLst/>
                    </a:prstGeom>
                    <a:noFill/>
                    <a:ln>
                      <a:noFill/>
                    </a:ln>
                  </pic:spPr>
                </pic:pic>
              </a:graphicData>
            </a:graphic>
          </wp:inline>
        </w:drawing>
      </w:r>
    </w:p>
    <w:p w14:paraId="4EFDB430" w14:textId="063E8B3C" w:rsidR="00AC3284" w:rsidRDefault="00AC3284" w:rsidP="00AC3284">
      <w:pPr>
        <w:pStyle w:val="55Tabelafonte"/>
        <w:ind w:left="1418" w:firstLine="283"/>
      </w:pPr>
      <w:commentRangeStart w:id="770"/>
      <w:r>
        <w:t xml:space="preserve">Fonte: </w:t>
      </w:r>
      <w:commentRangeEnd w:id="770"/>
      <w:r w:rsidRPr="00D16F9B">
        <w:commentReference w:id="770"/>
      </w:r>
      <w:ins w:id="771" w:author="Patrick Machado" w:date="2017-06-20T19:47:00Z">
        <w:r w:rsidR="00BA32DF">
          <w:t>Bizagi, 2017.</w:t>
        </w:r>
      </w:ins>
    </w:p>
    <w:p w14:paraId="48F06470" w14:textId="77777777" w:rsidR="00AC3284" w:rsidRDefault="00AC3284" w:rsidP="00E63F33">
      <w:pPr>
        <w:spacing w:line="360" w:lineRule="auto"/>
        <w:ind w:firstLine="1134"/>
      </w:pPr>
    </w:p>
    <w:p w14:paraId="123C0CAF" w14:textId="407F2A02" w:rsidR="001C7505" w:rsidRDefault="00AC3284" w:rsidP="00E63F33">
      <w:pPr>
        <w:spacing w:line="360" w:lineRule="auto"/>
        <w:ind w:firstLine="1134"/>
      </w:pPr>
      <w:r>
        <w:t>A figura a cima representa um modelo de dados desenvolvido com a ferramenta Bizagi</w:t>
      </w:r>
      <w:r w:rsidR="001C7505">
        <w:t>. Com o modelo de dados, a ferramenta possibilita construir formulários, que serão a forma de interação de um usuário do BPMS durante a execução de um processo. Na figura a seguir, a tela do Bizagi que possibilita a criação de formulário.</w:t>
      </w:r>
    </w:p>
    <w:p w14:paraId="6E1E8BED" w14:textId="77777777" w:rsidR="00BA32DF" w:rsidRDefault="00BA32DF">
      <w:pPr>
        <w:suppressAutoHyphens w:val="0"/>
        <w:jc w:val="left"/>
        <w:rPr>
          <w:ins w:id="772" w:author="Patrick Machado" w:date="2017-06-20T19:47:00Z"/>
          <w:bCs/>
          <w:szCs w:val="24"/>
        </w:rPr>
      </w:pPr>
      <w:ins w:id="773" w:author="Patrick Machado" w:date="2017-06-20T19:47:00Z">
        <w:r>
          <w:rPr>
            <w:bCs/>
            <w:szCs w:val="24"/>
          </w:rPr>
          <w:br w:type="page"/>
        </w:r>
      </w:ins>
    </w:p>
    <w:p w14:paraId="3D771264" w14:textId="7A06B36E" w:rsidR="00EF6735" w:rsidRDefault="001C7505" w:rsidP="001C7505">
      <w:pPr>
        <w:jc w:val="center"/>
        <w:rPr>
          <w:noProof/>
        </w:rPr>
      </w:pPr>
      <w:bookmarkStart w:id="774" w:name="_Toc485751651"/>
      <w:r w:rsidRPr="001C7505">
        <w:rPr>
          <w:bCs/>
          <w:szCs w:val="24"/>
        </w:rPr>
        <w:lastRenderedPageBreak/>
        <w:t xml:space="preserve">Figura </w:t>
      </w:r>
      <w:r w:rsidRPr="001C7505">
        <w:rPr>
          <w:bCs/>
          <w:szCs w:val="24"/>
        </w:rPr>
        <w:fldChar w:fldCharType="begin"/>
      </w:r>
      <w:r w:rsidRPr="001C7505">
        <w:rPr>
          <w:bCs/>
          <w:szCs w:val="24"/>
        </w:rPr>
        <w:instrText xml:space="preserve"> SEQ Figura \* ARABIC </w:instrText>
      </w:r>
      <w:r w:rsidRPr="001C7505">
        <w:rPr>
          <w:bCs/>
          <w:szCs w:val="24"/>
        </w:rPr>
        <w:fldChar w:fldCharType="separate"/>
      </w:r>
      <w:r w:rsidR="00E23101">
        <w:rPr>
          <w:bCs/>
          <w:noProof/>
          <w:szCs w:val="24"/>
        </w:rPr>
        <w:t>30</w:t>
      </w:r>
      <w:r w:rsidRPr="001C7505">
        <w:rPr>
          <w:bCs/>
          <w:szCs w:val="24"/>
        </w:rPr>
        <w:fldChar w:fldCharType="end"/>
      </w:r>
      <w:r w:rsidRPr="001C7505">
        <w:rPr>
          <w:bCs/>
          <w:szCs w:val="24"/>
        </w:rPr>
        <w:t xml:space="preserve"> – </w:t>
      </w:r>
      <w:r w:rsidRPr="001C7505">
        <w:rPr>
          <w:bCs/>
          <w:i/>
          <w:szCs w:val="24"/>
        </w:rPr>
        <w:t xml:space="preserve">Bizagi Studio </w:t>
      </w:r>
      <w:r w:rsidRPr="001C7505">
        <w:rPr>
          <w:bCs/>
          <w:szCs w:val="24"/>
        </w:rPr>
        <w:t>-</w:t>
      </w:r>
      <w:r w:rsidRPr="001C7505">
        <w:rPr>
          <w:bCs/>
          <w:i/>
          <w:szCs w:val="24"/>
        </w:rPr>
        <w:t xml:space="preserve"> Define forms </w:t>
      </w:r>
      <w:r>
        <w:rPr>
          <w:bCs/>
          <w:szCs w:val="24"/>
        </w:rPr>
        <w:t xml:space="preserve">– </w:t>
      </w:r>
      <w:r>
        <w:rPr>
          <w:bCs/>
          <w:i/>
          <w:szCs w:val="24"/>
        </w:rPr>
        <w:t>Creating my first Form</w:t>
      </w:r>
      <w:bookmarkEnd w:id="774"/>
    </w:p>
    <w:p w14:paraId="5E588112" w14:textId="23D1AA18" w:rsidR="00014902" w:rsidRDefault="001C7505" w:rsidP="001C7505">
      <w:pPr>
        <w:jc w:val="center"/>
        <w:rPr>
          <w:noProof/>
        </w:rPr>
      </w:pPr>
      <w:r>
        <w:rPr>
          <w:noProof/>
        </w:rPr>
        <w:drawing>
          <wp:inline distT="0" distB="0" distL="0" distR="0" wp14:anchorId="3BFD5075" wp14:editId="347CC537">
            <wp:extent cx="5759450" cy="4258110"/>
            <wp:effectExtent l="0" t="0" r="0" b="9525"/>
            <wp:docPr id="19" name="Imagem 19" descr="CreatingForm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ingForms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9450" cy="4258110"/>
                    </a:xfrm>
                    <a:prstGeom prst="rect">
                      <a:avLst/>
                    </a:prstGeom>
                    <a:noFill/>
                    <a:ln>
                      <a:noFill/>
                    </a:ln>
                  </pic:spPr>
                </pic:pic>
              </a:graphicData>
            </a:graphic>
          </wp:inline>
        </w:drawing>
      </w:r>
      <w:r>
        <w:rPr>
          <w:noProof/>
        </w:rPr>
        <w:t xml:space="preserve"> </w:t>
      </w:r>
    </w:p>
    <w:p w14:paraId="4B4E07F7" w14:textId="5BD35E99" w:rsidR="00E07759" w:rsidRDefault="00E07759" w:rsidP="00E07759">
      <w:pPr>
        <w:pStyle w:val="55Tabelafonte"/>
        <w:ind w:left="1418" w:firstLine="283"/>
      </w:pPr>
      <w:commentRangeStart w:id="775"/>
      <w:r>
        <w:t>Fonte:</w:t>
      </w:r>
      <w:ins w:id="776" w:author="Patrick Machado" w:date="2017-06-20T19:47:00Z">
        <w:r w:rsidR="00BA32DF">
          <w:t xml:space="preserve"> Bizagi, 2017.</w:t>
        </w:r>
      </w:ins>
      <w:r>
        <w:t xml:space="preserve"> </w:t>
      </w:r>
      <w:commentRangeEnd w:id="775"/>
      <w:r w:rsidRPr="00D16F9B">
        <w:commentReference w:id="775"/>
      </w:r>
    </w:p>
    <w:p w14:paraId="3007FB68" w14:textId="2B25B6E4" w:rsidR="00E07759" w:rsidRDefault="00E07759">
      <w:pPr>
        <w:suppressAutoHyphens w:val="0"/>
        <w:jc w:val="left"/>
      </w:pPr>
      <w:r>
        <w:br w:type="page"/>
      </w:r>
      <w:ins w:id="777" w:author="Patrick Machado" w:date="2017-06-20T19:47:00Z">
        <w:r w:rsidR="00BA32DF">
          <w:lastRenderedPageBreak/>
          <w:t xml:space="preserve"> </w:t>
        </w:r>
      </w:ins>
    </w:p>
    <w:p w14:paraId="482FEF44" w14:textId="2993EA0B" w:rsidR="003A20D2" w:rsidRDefault="003A20D2">
      <w:pPr>
        <w:pStyle w:val="Ttulo1"/>
      </w:pPr>
      <w:bookmarkStart w:id="778" w:name="_Toc485751698"/>
      <w:bookmarkStart w:id="779" w:name="_Toc450743218"/>
      <w:bookmarkStart w:id="780" w:name="_Toc452732934"/>
      <w:r>
        <w:t>MÉTODO</w:t>
      </w:r>
      <w:bookmarkEnd w:id="778"/>
    </w:p>
    <w:p w14:paraId="05784107" w14:textId="700A5281" w:rsidR="00C67E4D" w:rsidRPr="00C67E4D" w:rsidRDefault="00C67E4D" w:rsidP="00C67E4D">
      <w:pPr>
        <w:spacing w:line="360" w:lineRule="auto"/>
        <w:ind w:firstLine="1134"/>
      </w:pPr>
      <w:r>
        <w:t>Neste capítulo, é apresentado a forma como o desenvolvimento do projeto foi realizado. Apresentando caracterização do tipo de pesquisa, atividades metodológicas, delimitações do projeto e cronograma das atividades.</w:t>
      </w:r>
    </w:p>
    <w:p w14:paraId="7C9E98DC" w14:textId="57CD2D5E" w:rsidR="0066240F" w:rsidRDefault="00E23101" w:rsidP="0066240F">
      <w:pPr>
        <w:pStyle w:val="Ttulo2"/>
      </w:pPr>
      <w:bookmarkStart w:id="781" w:name="_Toc485751699"/>
      <w:r>
        <w:rPr>
          <w:caps w:val="0"/>
        </w:rPr>
        <w:t>CARACTERIZAÇÃO</w:t>
      </w:r>
      <w:r w:rsidR="00BE77D0">
        <w:rPr>
          <w:caps w:val="0"/>
        </w:rPr>
        <w:t xml:space="preserve"> DO TIPO DE</w:t>
      </w:r>
      <w:r>
        <w:rPr>
          <w:caps w:val="0"/>
        </w:rPr>
        <w:t xml:space="preserve"> PESQUISA</w:t>
      </w:r>
      <w:bookmarkEnd w:id="781"/>
    </w:p>
    <w:p w14:paraId="1095ABB6" w14:textId="05839A7C" w:rsidR="00E23101" w:rsidRDefault="00BE77D0" w:rsidP="00E23101">
      <w:pPr>
        <w:spacing w:line="360" w:lineRule="auto"/>
        <w:ind w:firstLine="1134"/>
      </w:pPr>
      <w:r>
        <w:t>Quanto à natureza, este projeto é classificado como pesquisa aplicada. Conforme Silva e Lúcia Silva (2005, p. 20), uma pesquisa aplicada “objetiva gerar conhecimentos para aplicação prática e dirigidos à solução de problemas específicos”.</w:t>
      </w:r>
    </w:p>
    <w:p w14:paraId="24CA2D90" w14:textId="3D1227F8" w:rsidR="00BE77D0" w:rsidRDefault="00BE77D0" w:rsidP="00E23101">
      <w:pPr>
        <w:spacing w:line="360" w:lineRule="auto"/>
        <w:ind w:firstLine="1134"/>
      </w:pPr>
      <w:r>
        <w:t>Já para a forma de abordagem do problema, é uma pesquisa qualitativa. Nesta abordagem a base é a interpretação, tende-se a analisar os dados de forma indutiva, focando no processo de pesquisa e o seu significado. Sendo assim, é um tipo de pesquisa que não pode ser traduzida em números e que não requer uso de métodos e técnicas estatísticas. (SILVA; LÚCIA SILVA, 2005)</w:t>
      </w:r>
      <w:ins w:id="782" w:author="Patrick Machado" w:date="2017-06-20T19:47:00Z">
        <w:r w:rsidR="00BA32DF">
          <w:t>.</w:t>
        </w:r>
      </w:ins>
    </w:p>
    <w:p w14:paraId="2242E6BC" w14:textId="2C9FD2FF" w:rsidR="003D0C1E" w:rsidRDefault="00E23101" w:rsidP="00E23101">
      <w:pPr>
        <w:pStyle w:val="Ttulo2"/>
      </w:pPr>
      <w:bookmarkStart w:id="783" w:name="_Toc485751700"/>
      <w:r>
        <w:t>ATIVIDADES METODOLÓGICAS</w:t>
      </w:r>
      <w:bookmarkEnd w:id="783"/>
    </w:p>
    <w:p w14:paraId="4CB26FB6" w14:textId="5BE6ECAA" w:rsidR="00E23101" w:rsidRDefault="00E23101" w:rsidP="00E23101">
      <w:pPr>
        <w:pStyle w:val="PargrafodaLista"/>
      </w:pPr>
      <w:r>
        <w:t>Para buscar o objetivo deste projeto, foram definidas 6 atividades metodológicas:</w:t>
      </w:r>
    </w:p>
    <w:p w14:paraId="040ABB8B" w14:textId="43E0FA21" w:rsidR="00E23101" w:rsidRDefault="00E23101" w:rsidP="00E23101">
      <w:pPr>
        <w:pStyle w:val="PargrafodaLista"/>
      </w:pPr>
    </w:p>
    <w:p w14:paraId="41224EB7" w14:textId="75717CFD" w:rsidR="0028522A" w:rsidRDefault="0028522A" w:rsidP="0028522A">
      <w:pPr>
        <w:pStyle w:val="PargrafodaLista"/>
        <w:numPr>
          <w:ilvl w:val="0"/>
          <w:numId w:val="22"/>
        </w:numPr>
      </w:pPr>
      <w:r>
        <w:t xml:space="preserve">Levantamento das ferramentas BPMS gratuitas disponíveis; </w:t>
      </w:r>
    </w:p>
    <w:p w14:paraId="014CA4E8" w14:textId="4D3D3B8C" w:rsidR="00E23101" w:rsidRDefault="00E23101" w:rsidP="00E23101">
      <w:pPr>
        <w:pStyle w:val="PargrafodaLista"/>
        <w:numPr>
          <w:ilvl w:val="0"/>
          <w:numId w:val="22"/>
        </w:numPr>
      </w:pPr>
      <w:r>
        <w:t>Definição dos critérios e características desejadas em uma ferramenta BPMS;</w:t>
      </w:r>
    </w:p>
    <w:p w14:paraId="025DF68F" w14:textId="3202BF36" w:rsidR="00E23101" w:rsidRDefault="00E23101" w:rsidP="00E23101">
      <w:pPr>
        <w:pStyle w:val="PargrafodaLista"/>
        <w:numPr>
          <w:ilvl w:val="0"/>
          <w:numId w:val="22"/>
        </w:numPr>
      </w:pPr>
      <w:r>
        <w:t>Determinação de um modelo de processos fictício;</w:t>
      </w:r>
    </w:p>
    <w:p w14:paraId="53631C03" w14:textId="17E6C49E" w:rsidR="00E23101" w:rsidRDefault="00E23101" w:rsidP="00E23101">
      <w:pPr>
        <w:pStyle w:val="PargrafodaLista"/>
        <w:numPr>
          <w:ilvl w:val="0"/>
          <w:numId w:val="22"/>
        </w:numPr>
      </w:pPr>
      <w:r>
        <w:t>Seleção das ferramentas que serão avaliadas;</w:t>
      </w:r>
    </w:p>
    <w:p w14:paraId="4E0EF86B" w14:textId="57BB9A83" w:rsidR="00E23101" w:rsidRDefault="00E23101" w:rsidP="00E23101">
      <w:pPr>
        <w:pStyle w:val="PargrafodaLista"/>
        <w:numPr>
          <w:ilvl w:val="0"/>
          <w:numId w:val="22"/>
        </w:numPr>
      </w:pPr>
      <w:r>
        <w:t>Análise das ferramentas selecionadas;</w:t>
      </w:r>
    </w:p>
    <w:p w14:paraId="1218FBD0" w14:textId="104AC7FF" w:rsidR="002C5EFC" w:rsidRDefault="00E23101" w:rsidP="002C5EFC">
      <w:pPr>
        <w:pStyle w:val="PargrafodaLista"/>
        <w:numPr>
          <w:ilvl w:val="0"/>
          <w:numId w:val="22"/>
        </w:numPr>
      </w:pPr>
      <w:r>
        <w:t>Descrição dos resultados obtidos.</w:t>
      </w:r>
    </w:p>
    <w:p w14:paraId="26B6BF1C" w14:textId="77AB5116" w:rsidR="0028522A" w:rsidRDefault="0028522A" w:rsidP="0028522A">
      <w:pPr>
        <w:pStyle w:val="Ttulo3"/>
      </w:pPr>
      <w:bookmarkStart w:id="784" w:name="_Toc485751701"/>
      <w:r>
        <w:lastRenderedPageBreak/>
        <w:t>Definição dos critérios e características desejadas em uma ferramenta BPMS</w:t>
      </w:r>
      <w:bookmarkEnd w:id="784"/>
    </w:p>
    <w:p w14:paraId="0252B454" w14:textId="3286B53C" w:rsidR="002C5EFC" w:rsidRDefault="007A1498" w:rsidP="002C5EFC">
      <w:pPr>
        <w:spacing w:line="360" w:lineRule="auto"/>
        <w:ind w:firstLine="1134"/>
      </w:pPr>
      <w:commentRangeStart w:id="785"/>
      <w:r>
        <w:t>Para realizar a análise das ferramentas, antes de é necessário definir os critérios e características desejadas. Os parâmetros foram definidos através da literatura disponível que expõe as funcionalidades que um software BPMS deve prover. Estes critérios terão um peso atribuído em função da importância de cada função ou característica, baseando-se na referência bibliog</w:t>
      </w:r>
      <w:r w:rsidR="003A19F8">
        <w:t>ráfica realizada neste projeto.</w:t>
      </w:r>
      <w:commentRangeEnd w:id="785"/>
      <w:r w:rsidR="003A19F8">
        <w:rPr>
          <w:rStyle w:val="Refdecomentrio"/>
        </w:rPr>
        <w:commentReference w:id="785"/>
      </w:r>
    </w:p>
    <w:p w14:paraId="037B205F" w14:textId="77777777" w:rsidR="00DC278B" w:rsidRDefault="00DC278B" w:rsidP="00DC278B">
      <w:pPr>
        <w:pStyle w:val="Ttulo3"/>
      </w:pPr>
      <w:bookmarkStart w:id="786" w:name="_Toc485751702"/>
      <w:r>
        <w:t>Levantamento das ferramentas BPMS gratuitas disponíveis</w:t>
      </w:r>
      <w:bookmarkEnd w:id="786"/>
    </w:p>
    <w:p w14:paraId="25959BAE" w14:textId="2DD36472" w:rsidR="00DC278B" w:rsidRPr="002C5EFC" w:rsidRDefault="00DC278B" w:rsidP="00DC278B">
      <w:pPr>
        <w:spacing w:line="360" w:lineRule="auto"/>
        <w:ind w:firstLine="1134"/>
      </w:pPr>
      <w:r>
        <w:t xml:space="preserve">Para </w:t>
      </w:r>
      <w:r w:rsidR="00984611">
        <w:t>a seleção das ferramentas,</w:t>
      </w:r>
      <w:r>
        <w:t xml:space="preserve"> </w:t>
      </w:r>
      <w:commentRangeStart w:id="787"/>
      <w:r>
        <w:t>foi realizado</w:t>
      </w:r>
      <w:commentRangeEnd w:id="787"/>
      <w:r w:rsidR="00900C20">
        <w:rPr>
          <w:rStyle w:val="Refdecomentrio"/>
        </w:rPr>
        <w:commentReference w:id="787"/>
      </w:r>
      <w:r>
        <w:t xml:space="preserve"> uma busca n</w:t>
      </w:r>
      <w:r w:rsidR="00A732B6">
        <w:t>a internet</w:t>
      </w:r>
      <w:r>
        <w:t xml:space="preserve">, utilizando os termos BPMS, BPMS free e BPMS gratuito. Neste levantamento, foi verificado através do material online disponível sobre cada ferramenta, </w:t>
      </w:r>
      <w:r w:rsidR="003D4492">
        <w:t>requisitos básicos para atender aos crit</w:t>
      </w:r>
      <w:r w:rsidR="00984611">
        <w:t xml:space="preserve">érios: </w:t>
      </w:r>
      <w:r>
        <w:t>utilização da notação BPMN</w:t>
      </w:r>
      <w:r w:rsidR="00984611">
        <w:t xml:space="preserve"> e ser uma ferramenta gratuita, </w:t>
      </w:r>
      <w:r>
        <w:t xml:space="preserve">ou seja, sem custo de aquisição e manutenção. Os resultados </w:t>
      </w:r>
      <w:commentRangeStart w:id="788"/>
      <w:r>
        <w:t>encontrados estão descritos no apêndice.</w:t>
      </w:r>
      <w:commentRangeEnd w:id="788"/>
      <w:r>
        <w:rPr>
          <w:rStyle w:val="Refdecomentrio"/>
        </w:rPr>
        <w:commentReference w:id="788"/>
      </w:r>
    </w:p>
    <w:p w14:paraId="64FBE577" w14:textId="77777777" w:rsidR="00DC278B" w:rsidRPr="002C5EFC" w:rsidRDefault="00DC278B" w:rsidP="002C5EFC">
      <w:pPr>
        <w:spacing w:line="360" w:lineRule="auto"/>
        <w:ind w:firstLine="1134"/>
      </w:pPr>
    </w:p>
    <w:p w14:paraId="46486B39" w14:textId="77777777" w:rsidR="00ED16DF" w:rsidRDefault="00ED16DF" w:rsidP="00ED16DF">
      <w:pPr>
        <w:pStyle w:val="Ttulo3"/>
        <w:rPr>
          <w:moveTo w:id="789" w:author="Patrick Machado" w:date="2017-07-02T19:17:00Z"/>
        </w:rPr>
      </w:pPr>
      <w:bookmarkStart w:id="790" w:name="_Toc485751703"/>
      <w:moveToRangeStart w:id="791" w:author="Patrick Machado" w:date="2017-07-02T19:17:00Z" w:name="move486786403"/>
      <w:moveTo w:id="792" w:author="Patrick Machado" w:date="2017-07-02T19:17:00Z">
        <w:r>
          <w:t>Seleção das ferramentas que serão analisadas</w:t>
        </w:r>
      </w:moveTo>
    </w:p>
    <w:p w14:paraId="63464531" w14:textId="77777777" w:rsidR="00ED16DF" w:rsidRDefault="00ED16DF" w:rsidP="00ED16DF">
      <w:pPr>
        <w:spacing w:line="360" w:lineRule="auto"/>
        <w:ind w:firstLine="1134"/>
        <w:rPr>
          <w:moveTo w:id="793" w:author="Patrick Machado" w:date="2017-07-02T19:17:00Z"/>
        </w:rPr>
      </w:pPr>
      <w:commentRangeStart w:id="794"/>
      <w:moveTo w:id="795" w:author="Patrick Machado" w:date="2017-07-02T19:17:00Z">
        <w:r>
          <w:t>Antes da análise das ferramentas, uma seleção mais apurada foi realizada de forma que a quantidade de ferramentas se encaixe no cronograma do projeto. Esta seleção foi feita verificando no conteúdo disponível online sobre cada ferramenta, quais delas mais se encaixam nos critérios, em função do peso estabelecido.</w:t>
        </w:r>
        <w:commentRangeEnd w:id="794"/>
        <w:r>
          <w:rPr>
            <w:rStyle w:val="Refdecomentrio"/>
          </w:rPr>
          <w:commentReference w:id="794"/>
        </w:r>
      </w:moveTo>
    </w:p>
    <w:moveToRangeEnd w:id="791"/>
    <w:p w14:paraId="17F4F707" w14:textId="31386196" w:rsidR="0028522A" w:rsidRDefault="0028522A" w:rsidP="0028522A">
      <w:pPr>
        <w:pStyle w:val="Ttulo3"/>
      </w:pPr>
      <w:r>
        <w:lastRenderedPageBreak/>
        <w:t>Determinação de um modelo de processos fictício</w:t>
      </w:r>
      <w:bookmarkEnd w:id="790"/>
    </w:p>
    <w:p w14:paraId="521D97AC" w14:textId="77777777" w:rsidR="00B24616" w:rsidRDefault="007A1498" w:rsidP="00B24616">
      <w:pPr>
        <w:spacing w:line="360" w:lineRule="auto"/>
        <w:ind w:firstLine="1134"/>
      </w:pPr>
      <w:r>
        <w:t xml:space="preserve">De acordo com a seção BPMS deste projeto, verificou-se a importância da modelagem de processos para a implantação </w:t>
      </w:r>
      <w:r w:rsidR="00DC278B">
        <w:t>deste tipo de software.</w:t>
      </w:r>
      <w:r>
        <w:t xml:space="preserve"> </w:t>
      </w:r>
      <w:r w:rsidR="00DC278B">
        <w:t>Conforme verificado anteriormente, a notação BPMN é bastante aceita para esta atividade, então esta será a notação utilizada.</w:t>
      </w:r>
      <w:r w:rsidR="00B24616">
        <w:t xml:space="preserve"> </w:t>
      </w:r>
    </w:p>
    <w:p w14:paraId="5B047E86" w14:textId="57CB5F2D" w:rsidR="002C5EFC" w:rsidRDefault="00B24616" w:rsidP="00B24616">
      <w:pPr>
        <w:spacing w:line="360" w:lineRule="auto"/>
        <w:ind w:firstLine="1134"/>
      </w:pPr>
      <w:commentRangeStart w:id="796"/>
      <w:r>
        <w:t>Já que o objetivo geral deste trabalho é avaliar</w:t>
      </w:r>
      <w:r w:rsidR="00984611">
        <w:t xml:space="preserve"> as</w:t>
      </w:r>
      <w:r>
        <w:t xml:space="preserve"> ferramentas BPMS gratuitas, a </w:t>
      </w:r>
      <w:r w:rsidR="00984611">
        <w:t xml:space="preserve">determinação do modelo de processos </w:t>
      </w:r>
      <w:del w:id="797" w:author="Patrick Machado" w:date="2017-07-02T19:19:00Z">
        <w:r w:rsidR="00984611" w:rsidDel="00ED16DF">
          <w:delText xml:space="preserve">depende </w:delText>
        </w:r>
      </w:del>
      <w:r w:rsidR="00984611">
        <w:t>exige apenas que a modelagem possibilite</w:t>
      </w:r>
      <w:r>
        <w:t xml:space="preserve"> experimentar</w:t>
      </w:r>
      <w:r w:rsidR="00984611">
        <w:t xml:space="preserve"> os critérios e características definidos</w:t>
      </w:r>
      <w:r>
        <w:t xml:space="preserve">. Portanto, foi selecionado no </w:t>
      </w:r>
      <w:r w:rsidRPr="00B24616">
        <w:rPr>
          <w:i/>
        </w:rPr>
        <w:t>s</w:t>
      </w:r>
      <w:r>
        <w:rPr>
          <w:i/>
        </w:rPr>
        <w:t>ite</w:t>
      </w:r>
      <w:r>
        <w:t xml:space="preserve"> da especificação do BPMN alguns dos exemplos de modelagens de processos disponíveis</w:t>
      </w:r>
      <w:r w:rsidR="00984611">
        <w:t xml:space="preserve"> que se encaixem no requisito</w:t>
      </w:r>
      <w:r>
        <w:t>.</w:t>
      </w:r>
      <w:commentRangeEnd w:id="796"/>
      <w:r w:rsidR="003A19F8">
        <w:rPr>
          <w:rStyle w:val="Refdecomentrio"/>
        </w:rPr>
        <w:commentReference w:id="796"/>
      </w:r>
    </w:p>
    <w:p w14:paraId="27D92D85" w14:textId="038C007E" w:rsidR="0028522A" w:rsidDel="00ED16DF" w:rsidRDefault="002C5EFC" w:rsidP="007A1498">
      <w:pPr>
        <w:pStyle w:val="Ttulo3"/>
        <w:rPr>
          <w:moveFrom w:id="798" w:author="Patrick Machado" w:date="2017-07-02T19:17:00Z"/>
        </w:rPr>
      </w:pPr>
      <w:bookmarkStart w:id="799" w:name="_Toc485751704"/>
      <w:moveFromRangeStart w:id="800" w:author="Patrick Machado" w:date="2017-07-02T19:17:00Z" w:name="move486786403"/>
      <w:moveFrom w:id="801" w:author="Patrick Machado" w:date="2017-07-02T19:17:00Z">
        <w:r w:rsidDel="00ED16DF">
          <w:t>Seleção das ferramentas que serão analisadas</w:t>
        </w:r>
        <w:bookmarkEnd w:id="799"/>
      </w:moveFrom>
    </w:p>
    <w:p w14:paraId="0CFFC1DC" w14:textId="4A45C809" w:rsidR="00C55F3D" w:rsidDel="00ED16DF" w:rsidRDefault="00C55F3D" w:rsidP="002C5EFC">
      <w:pPr>
        <w:spacing w:line="360" w:lineRule="auto"/>
        <w:ind w:firstLine="1134"/>
        <w:rPr>
          <w:moveFrom w:id="802" w:author="Patrick Machado" w:date="2017-07-02T19:17:00Z"/>
        </w:rPr>
      </w:pPr>
      <w:commentRangeStart w:id="803"/>
      <w:moveFrom w:id="804" w:author="Patrick Machado" w:date="2017-07-02T19:17:00Z">
        <w:r w:rsidDel="00ED16DF">
          <w:t>Antes da análise das ferramentas, uma seleção mais apurada foi realizada de forma que a quantidade de ferramentas se encaixe no cronograma do projeto. Esta seleção foi feita verificando no conteúdo disponível online sobre cada ferramenta, quais delas mais se encaixam nos critérios, em função do peso estabelecido.</w:t>
        </w:r>
        <w:commentRangeEnd w:id="803"/>
        <w:r w:rsidR="003A19F8" w:rsidDel="00ED16DF">
          <w:rPr>
            <w:rStyle w:val="Refdecomentrio"/>
          </w:rPr>
          <w:commentReference w:id="803"/>
        </w:r>
      </w:moveFrom>
    </w:p>
    <w:p w14:paraId="7E5F3BF1" w14:textId="1BEFF65F" w:rsidR="002C5EFC" w:rsidRDefault="002C5EFC" w:rsidP="002C5EFC">
      <w:pPr>
        <w:pStyle w:val="Ttulo3"/>
      </w:pPr>
      <w:bookmarkStart w:id="805" w:name="_Toc485751705"/>
      <w:moveFromRangeEnd w:id="800"/>
      <w:r>
        <w:t>Análise das ferramentas selecionadas</w:t>
      </w:r>
      <w:bookmarkEnd w:id="805"/>
    </w:p>
    <w:p w14:paraId="5FCB64FD" w14:textId="3E7D70DB" w:rsidR="002C5EFC" w:rsidRPr="002C5EFC" w:rsidRDefault="006E69CD" w:rsidP="002C5EFC">
      <w:pPr>
        <w:spacing w:line="360" w:lineRule="auto"/>
        <w:ind w:firstLine="1134"/>
      </w:pPr>
      <w:r>
        <w:t>Apenas as ferramentas selecionadas na atividade 4 serão efetivamente instaladas, configuradas e utilizadas. Através da utilização da ferramenta, para cada critério e característica desejada será verificado se atende completamente, atende parcialmente ou não atende.</w:t>
      </w:r>
    </w:p>
    <w:p w14:paraId="73EECB47" w14:textId="682922B6" w:rsidR="002C5EFC" w:rsidRDefault="002C5EFC" w:rsidP="002C5EFC">
      <w:pPr>
        <w:pStyle w:val="Ttulo3"/>
      </w:pPr>
      <w:bookmarkStart w:id="806" w:name="_Toc485751706"/>
      <w:r>
        <w:lastRenderedPageBreak/>
        <w:t>Descrição dos resultados obtidos</w:t>
      </w:r>
      <w:bookmarkEnd w:id="806"/>
    </w:p>
    <w:p w14:paraId="5755B39A" w14:textId="4781E300" w:rsidR="006E69CD" w:rsidRDefault="006E69CD" w:rsidP="006E69CD">
      <w:pPr>
        <w:spacing w:line="360" w:lineRule="auto"/>
        <w:ind w:firstLine="1134"/>
      </w:pPr>
      <w:r>
        <w:t xml:space="preserve">Os resultados obtidos na análise das ferramentas serão descritos primeiramente, em função da usabilidade, descrevendo de forma qualitativa a experiência do autor nas tarefas de instalação, configuração do modelo de processos e uso da aplicação gerada. Por fim, cada critério e característica será apresentado em forma de tabela contendo </w:t>
      </w:r>
      <w:r w:rsidR="00CC49D2">
        <w:t>a informação de que atende completamente, atende parcialmente ou não atende.</w:t>
      </w:r>
    </w:p>
    <w:p w14:paraId="0D259289" w14:textId="399C6B9D" w:rsidR="002C5EFC" w:rsidRPr="002C5EFC" w:rsidRDefault="006E69CD" w:rsidP="002C5EFC">
      <w:pPr>
        <w:spacing w:line="360" w:lineRule="auto"/>
        <w:ind w:firstLine="1134"/>
      </w:pPr>
      <w:r>
        <w:t xml:space="preserve"> </w:t>
      </w:r>
    </w:p>
    <w:p w14:paraId="06F06FB4" w14:textId="54FE0FD2" w:rsidR="00FE4CF7" w:rsidRDefault="00FE4CF7" w:rsidP="00263C58">
      <w:pPr>
        <w:pStyle w:val="Ttulo2"/>
      </w:pPr>
      <w:bookmarkStart w:id="807" w:name="_Toc485751707"/>
      <w:r>
        <w:t>DELIMITAÇÕES</w:t>
      </w:r>
      <w:bookmarkEnd w:id="807"/>
    </w:p>
    <w:p w14:paraId="6475869A" w14:textId="6D8322F0" w:rsidR="00263C58" w:rsidRDefault="00A36522" w:rsidP="00263C58">
      <w:pPr>
        <w:spacing w:line="360" w:lineRule="auto"/>
        <w:ind w:firstLine="1134"/>
      </w:pPr>
      <w:r>
        <w:t>Os itens</w:t>
      </w:r>
      <w:r w:rsidR="00263C58">
        <w:t xml:space="preserve"> </w:t>
      </w:r>
      <w:r>
        <w:t xml:space="preserve">abaixo </w:t>
      </w:r>
      <w:r w:rsidR="00263C58">
        <w:t xml:space="preserve">não serão </w:t>
      </w:r>
      <w:r w:rsidR="00FD0030">
        <w:t>analisados n</w:t>
      </w:r>
      <w:r w:rsidR="00263C58">
        <w:t xml:space="preserve">este projeto. </w:t>
      </w:r>
      <w:r w:rsidR="00FD0030">
        <w:t xml:space="preserve">Ou seja, </w:t>
      </w:r>
      <w:r>
        <w:t>não f</w:t>
      </w:r>
      <w:r w:rsidR="00FD0030">
        <w:t>arão</w:t>
      </w:r>
      <w:r>
        <w:t xml:space="preserve"> parte dos critérios e características estabelecidos. Apenas casos que ofereçam </w:t>
      </w:r>
      <w:r w:rsidR="00FD0030">
        <w:t xml:space="preserve">impedimento </w:t>
      </w:r>
      <w:r>
        <w:t>na análise de determinada ferramenta, mesmo que indicados abaixo, ser</w:t>
      </w:r>
      <w:r w:rsidR="00FD0030">
        <w:t>ão</w:t>
      </w:r>
      <w:r>
        <w:t xml:space="preserve"> apontados pelo autor.</w:t>
      </w:r>
    </w:p>
    <w:p w14:paraId="2107C0A0" w14:textId="1ED591D7" w:rsidR="00263C58" w:rsidRDefault="00263C58" w:rsidP="00263C58">
      <w:pPr>
        <w:pStyle w:val="PargrafodaLista"/>
        <w:numPr>
          <w:ilvl w:val="0"/>
          <w:numId w:val="23"/>
        </w:numPr>
        <w:suppressAutoHyphens w:val="0"/>
        <w:jc w:val="left"/>
      </w:pPr>
      <w:r>
        <w:t xml:space="preserve">Não será analisado as características de </w:t>
      </w:r>
      <w:r w:rsidR="00C00169">
        <w:t>usabilidade</w:t>
      </w:r>
      <w:r>
        <w:t>;</w:t>
      </w:r>
    </w:p>
    <w:p w14:paraId="59B69E10" w14:textId="5E25CA94" w:rsidR="00A36522" w:rsidRDefault="00A36522" w:rsidP="00A36522">
      <w:pPr>
        <w:pStyle w:val="PargrafodaLista"/>
        <w:numPr>
          <w:ilvl w:val="0"/>
          <w:numId w:val="23"/>
        </w:numPr>
        <w:suppressAutoHyphens w:val="0"/>
        <w:jc w:val="left"/>
      </w:pPr>
      <w:r>
        <w:t xml:space="preserve">Não será analisado a performance </w:t>
      </w:r>
      <w:r w:rsidR="00C00169">
        <w:t xml:space="preserve">no tempo </w:t>
      </w:r>
      <w:r>
        <w:t>de processamento</w:t>
      </w:r>
      <w:r w:rsidR="00C00169">
        <w:t>;</w:t>
      </w:r>
    </w:p>
    <w:p w14:paraId="627955E0" w14:textId="6BBA29A6" w:rsidR="00263C58" w:rsidRDefault="00263C58" w:rsidP="00263C58">
      <w:pPr>
        <w:pStyle w:val="PargrafodaLista"/>
        <w:numPr>
          <w:ilvl w:val="0"/>
          <w:numId w:val="23"/>
        </w:numPr>
        <w:suppressAutoHyphens w:val="0"/>
        <w:jc w:val="left"/>
      </w:pPr>
      <w:r>
        <w:t>Não será</w:t>
      </w:r>
      <w:r w:rsidR="00A36522">
        <w:t xml:space="preserve"> analisado as características de segurança da ferramenta, por exemplo, funcionalidades de autenticação</w:t>
      </w:r>
      <w:r w:rsidR="00C00169">
        <w:t xml:space="preserve"> de usuários</w:t>
      </w:r>
      <w:r>
        <w:t>;</w:t>
      </w:r>
    </w:p>
    <w:p w14:paraId="0DA9712B" w14:textId="48E30EF4" w:rsidR="00A36522" w:rsidRDefault="00C00169" w:rsidP="00263C58">
      <w:pPr>
        <w:pStyle w:val="PargrafodaLista"/>
        <w:numPr>
          <w:ilvl w:val="0"/>
          <w:numId w:val="23"/>
        </w:numPr>
        <w:suppressAutoHyphens w:val="0"/>
        <w:jc w:val="left"/>
      </w:pPr>
      <w:r>
        <w:t>Não será descrito o processo de instalação das ferramentas;</w:t>
      </w:r>
    </w:p>
    <w:p w14:paraId="31B1CB46" w14:textId="0E51E5C1" w:rsidR="00263C58" w:rsidRDefault="00C00169">
      <w:pPr>
        <w:pStyle w:val="PargrafodaLista"/>
        <w:numPr>
          <w:ilvl w:val="0"/>
          <w:numId w:val="23"/>
        </w:numPr>
        <w:ind w:left="714" w:hanging="357"/>
        <w:pPrChange w:id="808" w:author="Patrick Machado" w:date="2017-06-20T19:48:00Z">
          <w:pPr>
            <w:pStyle w:val="PargrafodaLista"/>
            <w:numPr>
              <w:numId w:val="23"/>
            </w:numPr>
            <w:spacing w:line="360" w:lineRule="auto"/>
            <w:ind w:hanging="360"/>
          </w:pPr>
        </w:pPrChange>
      </w:pPr>
      <w:commentRangeStart w:id="809"/>
      <w:r>
        <w:t>Não será analisado as funcionalidades de integração</w:t>
      </w:r>
      <w:r w:rsidR="1644BF63">
        <w:t>. Por exemplo, integração</w:t>
      </w:r>
      <w:r>
        <w:t xml:space="preserve"> via webservice</w:t>
      </w:r>
      <w:r w:rsidR="1644BF63">
        <w:t>.</w:t>
      </w:r>
      <w:commentRangeEnd w:id="809"/>
      <w:r w:rsidR="00263C58">
        <w:commentReference w:id="809"/>
      </w:r>
    </w:p>
    <w:p w14:paraId="4BD8E8E4" w14:textId="77777777" w:rsidR="00BE5107" w:rsidRDefault="00BE5107">
      <w:pPr>
        <w:suppressAutoHyphens w:val="0"/>
        <w:jc w:val="left"/>
        <w:rPr>
          <w:ins w:id="810" w:author="Patrick Machado" w:date="2017-07-02T18:47:00Z"/>
        </w:rPr>
      </w:pPr>
      <w:ins w:id="811" w:author="Patrick Machado" w:date="2017-07-02T18:47:00Z">
        <w:r>
          <w:br w:type="page"/>
        </w:r>
      </w:ins>
    </w:p>
    <w:p w14:paraId="10B164CC" w14:textId="63848C93" w:rsidR="00900C20" w:rsidRDefault="00900C20" w:rsidP="00BE5107">
      <w:pPr>
        <w:pStyle w:val="Ttulo1"/>
      </w:pPr>
      <w:r>
        <w:lastRenderedPageBreak/>
        <w:t>DESENVOLVIMENTO</w:t>
      </w:r>
    </w:p>
    <w:p w14:paraId="21EF20F4" w14:textId="1562F72E" w:rsidR="00BE5107" w:rsidRDefault="00ED16DF" w:rsidP="00E435D2">
      <w:pPr>
        <w:pStyle w:val="Ttulo2"/>
      </w:pPr>
      <w:r>
        <w:t>CRITÉRIOS DE AVALIAÇÃO</w:t>
      </w:r>
    </w:p>
    <w:p w14:paraId="5C665972" w14:textId="552413A5" w:rsidR="00BE5107" w:rsidRDefault="00ED16DF" w:rsidP="00E435D2">
      <w:pPr>
        <w:spacing w:line="360" w:lineRule="auto"/>
        <w:ind w:firstLine="1134"/>
      </w:pPr>
      <w:r>
        <w:t>Texto texto texto texto texto texto texto texto texto texto texto texto texto texto texto texto.</w:t>
      </w:r>
    </w:p>
    <w:p w14:paraId="2CD94C9F" w14:textId="18096A48" w:rsidR="00ED16DF" w:rsidRDefault="00ED16DF" w:rsidP="00E435D2">
      <w:pPr>
        <w:pStyle w:val="Ttulo2"/>
      </w:pPr>
      <w:r>
        <w:t>LEVANTAMENTO DAS FERRAMENTAS</w:t>
      </w:r>
    </w:p>
    <w:p w14:paraId="275D40B0" w14:textId="4E0FF432" w:rsidR="00ED16DF" w:rsidRDefault="003F7460" w:rsidP="00ED16DF">
      <w:pPr>
        <w:spacing w:line="360" w:lineRule="auto"/>
        <w:ind w:firstLine="1134"/>
      </w:pPr>
      <w:r>
        <w:t>Conforme a metodologia do projeto, uma das atividades realizadas foi o levantamento de ferramentas gratuitas disponíveis. O levantamento foi realizado conforme de descrito, através de uma busca na inter</w:t>
      </w:r>
      <w:r w:rsidR="00900C20">
        <w:t>net pelos termos relacionados:</w:t>
      </w:r>
      <w:r>
        <w:t xml:space="preserve"> BPMS</w:t>
      </w:r>
      <w:r w:rsidR="00900C20">
        <w:t>, BPMS free e BPMS gratuito.</w:t>
      </w:r>
    </w:p>
    <w:p w14:paraId="5518078B" w14:textId="236C54C5" w:rsidR="00022F3E" w:rsidRDefault="00022F3E" w:rsidP="00ED16DF">
      <w:pPr>
        <w:spacing w:line="360" w:lineRule="auto"/>
        <w:ind w:firstLine="1134"/>
      </w:pPr>
    </w:p>
    <w:p w14:paraId="0DFCC1FE" w14:textId="6C2B232D" w:rsidR="00022F3E" w:rsidRPr="004C74D4" w:rsidRDefault="00022F3E" w:rsidP="004C74D4">
      <w:pPr>
        <w:pStyle w:val="Legenda"/>
        <w:spacing w:line="360" w:lineRule="auto"/>
        <w:rPr>
          <w:b w:val="0"/>
          <w:bCs w:val="0"/>
          <w:sz w:val="24"/>
          <w:szCs w:val="24"/>
        </w:rPr>
      </w:pPr>
      <w:bookmarkStart w:id="812" w:name="_Toc258158764"/>
      <w:bookmarkStart w:id="813" w:name="_Toc258160484"/>
      <w:r w:rsidRPr="009D1692">
        <w:rPr>
          <w:b w:val="0"/>
          <w:bCs w:val="0"/>
          <w:sz w:val="24"/>
          <w:szCs w:val="24"/>
        </w:rPr>
        <w:t xml:space="preserve">Tabela </w:t>
      </w:r>
      <w:r w:rsidRPr="009D1692">
        <w:rPr>
          <w:b w:val="0"/>
          <w:bCs w:val="0"/>
          <w:sz w:val="24"/>
          <w:szCs w:val="24"/>
        </w:rPr>
        <w:fldChar w:fldCharType="begin"/>
      </w:r>
      <w:r w:rsidRPr="009D1692">
        <w:rPr>
          <w:b w:val="0"/>
          <w:bCs w:val="0"/>
          <w:sz w:val="24"/>
          <w:szCs w:val="24"/>
        </w:rPr>
        <w:instrText xml:space="preserve"> SEQ Tabela \* ARABIC </w:instrText>
      </w:r>
      <w:r w:rsidRPr="009D1692">
        <w:rPr>
          <w:b w:val="0"/>
          <w:bCs w:val="0"/>
          <w:sz w:val="24"/>
          <w:szCs w:val="24"/>
        </w:rPr>
        <w:fldChar w:fldCharType="separate"/>
      </w:r>
      <w:r>
        <w:rPr>
          <w:b w:val="0"/>
          <w:bCs w:val="0"/>
          <w:noProof/>
          <w:sz w:val="24"/>
          <w:szCs w:val="24"/>
        </w:rPr>
        <w:t>1</w:t>
      </w:r>
      <w:r w:rsidRPr="009D1692">
        <w:rPr>
          <w:b w:val="0"/>
          <w:bCs w:val="0"/>
          <w:sz w:val="24"/>
          <w:szCs w:val="24"/>
        </w:rPr>
        <w:fldChar w:fldCharType="end"/>
      </w:r>
      <w:r w:rsidRPr="009D1692">
        <w:rPr>
          <w:b w:val="0"/>
          <w:bCs w:val="0"/>
          <w:sz w:val="24"/>
          <w:szCs w:val="24"/>
        </w:rPr>
        <w:t xml:space="preserve"> </w:t>
      </w:r>
      <w:bookmarkEnd w:id="812"/>
      <w:bookmarkEnd w:id="813"/>
      <w:r>
        <w:rPr>
          <w:b w:val="0"/>
          <w:bCs w:val="0"/>
          <w:sz w:val="24"/>
          <w:szCs w:val="24"/>
        </w:rPr>
        <w:t>– Ferramentas BPMS encontradas</w:t>
      </w:r>
    </w:p>
    <w:tbl>
      <w:tblPr>
        <w:tblW w:w="5000" w:type="pct"/>
        <w:tblBorders>
          <w:top w:val="single" w:sz="4" w:space="0" w:color="auto"/>
          <w:bottom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54"/>
        <w:gridCol w:w="2832"/>
        <w:gridCol w:w="3784"/>
      </w:tblGrid>
      <w:tr w:rsidR="004C74D4" w14:paraId="6FFA6D65" w14:textId="5782F25D" w:rsidTr="00E435D2">
        <w:tblPrEx>
          <w:tblCellMar>
            <w:top w:w="0" w:type="dxa"/>
            <w:bottom w:w="0" w:type="dxa"/>
          </w:tblCellMar>
        </w:tblPrEx>
        <w:trPr>
          <w:cantSplit/>
        </w:trPr>
        <w:tc>
          <w:tcPr>
            <w:tcW w:w="1353" w:type="pct"/>
            <w:tcBorders>
              <w:bottom w:val="nil"/>
            </w:tcBorders>
          </w:tcPr>
          <w:p w14:paraId="0C0D816D" w14:textId="78367897" w:rsidR="00022F3E" w:rsidRDefault="00022F3E" w:rsidP="004478CF">
            <w:pPr>
              <w:jc w:val="center"/>
            </w:pPr>
            <w:r>
              <w:t>Nome</w:t>
            </w:r>
          </w:p>
        </w:tc>
        <w:tc>
          <w:tcPr>
            <w:tcW w:w="1561" w:type="pct"/>
            <w:tcBorders>
              <w:bottom w:val="nil"/>
            </w:tcBorders>
          </w:tcPr>
          <w:p w14:paraId="7D2ADA02" w14:textId="40E662E1" w:rsidR="00022F3E" w:rsidRDefault="00022F3E" w:rsidP="004478CF">
            <w:pPr>
              <w:jc w:val="center"/>
            </w:pPr>
            <w:r>
              <w:t>Site</w:t>
            </w:r>
          </w:p>
        </w:tc>
        <w:tc>
          <w:tcPr>
            <w:tcW w:w="2086" w:type="pct"/>
            <w:tcBorders>
              <w:bottom w:val="nil"/>
            </w:tcBorders>
          </w:tcPr>
          <w:p w14:paraId="5598C023" w14:textId="0BCD2E0E" w:rsidR="00022F3E" w:rsidRDefault="00022F3E" w:rsidP="004478CF">
            <w:pPr>
              <w:jc w:val="center"/>
            </w:pPr>
            <w:r>
              <w:t>Licença</w:t>
            </w:r>
          </w:p>
        </w:tc>
      </w:tr>
      <w:tr w:rsidR="004C74D4" w14:paraId="10EF28A0" w14:textId="77777777" w:rsidTr="00E435D2">
        <w:tblPrEx>
          <w:tblCellMar>
            <w:top w:w="0" w:type="dxa"/>
            <w:bottom w:w="0" w:type="dxa"/>
          </w:tblCellMar>
        </w:tblPrEx>
        <w:trPr>
          <w:cantSplit/>
        </w:trPr>
        <w:tc>
          <w:tcPr>
            <w:tcW w:w="1353" w:type="pct"/>
            <w:tcBorders>
              <w:top w:val="single" w:sz="4" w:space="0" w:color="auto"/>
              <w:left w:val="nil"/>
              <w:bottom w:val="nil"/>
              <w:right w:val="nil"/>
            </w:tcBorders>
          </w:tcPr>
          <w:p w14:paraId="35F19BC2" w14:textId="77777777" w:rsidR="00022F3E" w:rsidRPr="00022F3E" w:rsidRDefault="00022F3E" w:rsidP="00022F3E">
            <w:pPr>
              <w:jc w:val="center"/>
            </w:pPr>
            <w:r w:rsidRPr="00022F3E">
              <w:t>Camunda</w:t>
            </w:r>
          </w:p>
        </w:tc>
        <w:tc>
          <w:tcPr>
            <w:tcW w:w="1561" w:type="pct"/>
            <w:tcBorders>
              <w:top w:val="single" w:sz="4" w:space="0" w:color="auto"/>
              <w:left w:val="nil"/>
              <w:bottom w:val="nil"/>
              <w:right w:val="nil"/>
            </w:tcBorders>
          </w:tcPr>
          <w:p w14:paraId="10F1310E" w14:textId="4D35A3AC" w:rsidR="00022F3E" w:rsidRPr="00022F3E" w:rsidRDefault="004C74D4" w:rsidP="00022F3E">
            <w:pPr>
              <w:jc w:val="center"/>
            </w:pPr>
            <w:r w:rsidRPr="004C74D4">
              <w:t>camunda.org</w:t>
            </w:r>
          </w:p>
        </w:tc>
        <w:tc>
          <w:tcPr>
            <w:tcW w:w="2086" w:type="pct"/>
            <w:tcBorders>
              <w:top w:val="single" w:sz="4" w:space="0" w:color="auto"/>
              <w:left w:val="nil"/>
              <w:bottom w:val="nil"/>
            </w:tcBorders>
          </w:tcPr>
          <w:p w14:paraId="0FF3A434" w14:textId="57A5962C" w:rsidR="00022F3E" w:rsidRPr="00022F3E" w:rsidRDefault="00E435D2" w:rsidP="00022F3E">
            <w:pPr>
              <w:jc w:val="center"/>
            </w:pPr>
            <w:r>
              <w:t>Gratuita</w:t>
            </w:r>
            <w:r w:rsidR="00022F3E" w:rsidRPr="00022F3E">
              <w:t xml:space="preserve"> com versão paga.</w:t>
            </w:r>
          </w:p>
        </w:tc>
      </w:tr>
      <w:tr w:rsidR="004C74D4" w14:paraId="1F3FFC09" w14:textId="77777777" w:rsidTr="00E435D2">
        <w:tblPrEx>
          <w:tblCellMar>
            <w:top w:w="0" w:type="dxa"/>
            <w:bottom w:w="0" w:type="dxa"/>
          </w:tblCellMar>
        </w:tblPrEx>
        <w:trPr>
          <w:cantSplit/>
        </w:trPr>
        <w:tc>
          <w:tcPr>
            <w:tcW w:w="1353" w:type="pct"/>
            <w:tcBorders>
              <w:top w:val="nil"/>
              <w:left w:val="nil"/>
              <w:bottom w:val="nil"/>
              <w:right w:val="nil"/>
            </w:tcBorders>
          </w:tcPr>
          <w:p w14:paraId="41F62B69" w14:textId="77777777" w:rsidR="00022F3E" w:rsidRPr="00022F3E" w:rsidRDefault="00022F3E" w:rsidP="00022F3E">
            <w:pPr>
              <w:jc w:val="center"/>
            </w:pPr>
            <w:r w:rsidRPr="00022F3E">
              <w:t>Orchestra</w:t>
            </w:r>
          </w:p>
        </w:tc>
        <w:tc>
          <w:tcPr>
            <w:tcW w:w="1561" w:type="pct"/>
            <w:tcBorders>
              <w:top w:val="nil"/>
              <w:left w:val="nil"/>
              <w:bottom w:val="nil"/>
              <w:right w:val="nil"/>
            </w:tcBorders>
          </w:tcPr>
          <w:p w14:paraId="1BEC3835" w14:textId="1CF0878B" w:rsidR="00022F3E" w:rsidRPr="00022F3E" w:rsidRDefault="004C74D4" w:rsidP="00022F3E">
            <w:pPr>
              <w:jc w:val="center"/>
            </w:pPr>
            <w:r w:rsidRPr="004C74D4">
              <w:t>orchestra.ow2.org</w:t>
            </w:r>
          </w:p>
        </w:tc>
        <w:tc>
          <w:tcPr>
            <w:tcW w:w="2086" w:type="pct"/>
            <w:tcBorders>
              <w:top w:val="nil"/>
              <w:left w:val="nil"/>
              <w:bottom w:val="nil"/>
            </w:tcBorders>
          </w:tcPr>
          <w:p w14:paraId="503513A8" w14:textId="1F33E088" w:rsidR="00022F3E" w:rsidRPr="00022F3E" w:rsidRDefault="00E435D2" w:rsidP="00022F3E">
            <w:pPr>
              <w:jc w:val="center"/>
            </w:pPr>
            <w:r>
              <w:t>Gratuita</w:t>
            </w:r>
          </w:p>
        </w:tc>
      </w:tr>
      <w:tr w:rsidR="004C74D4" w14:paraId="545EFB3D" w14:textId="77777777" w:rsidTr="00E435D2">
        <w:tblPrEx>
          <w:tblCellMar>
            <w:top w:w="0" w:type="dxa"/>
            <w:bottom w:w="0" w:type="dxa"/>
          </w:tblCellMar>
        </w:tblPrEx>
        <w:trPr>
          <w:cantSplit/>
        </w:trPr>
        <w:tc>
          <w:tcPr>
            <w:tcW w:w="1353" w:type="pct"/>
            <w:tcBorders>
              <w:top w:val="nil"/>
              <w:left w:val="nil"/>
              <w:bottom w:val="nil"/>
              <w:right w:val="nil"/>
            </w:tcBorders>
          </w:tcPr>
          <w:p w14:paraId="74B49D3D" w14:textId="77777777" w:rsidR="00022F3E" w:rsidRPr="00022F3E" w:rsidRDefault="00022F3E" w:rsidP="00022F3E">
            <w:pPr>
              <w:jc w:val="center"/>
            </w:pPr>
            <w:r w:rsidRPr="00022F3E">
              <w:t>Sydle</w:t>
            </w:r>
          </w:p>
        </w:tc>
        <w:tc>
          <w:tcPr>
            <w:tcW w:w="1561" w:type="pct"/>
            <w:tcBorders>
              <w:top w:val="nil"/>
              <w:left w:val="nil"/>
              <w:bottom w:val="nil"/>
              <w:right w:val="nil"/>
            </w:tcBorders>
          </w:tcPr>
          <w:p w14:paraId="5001214C" w14:textId="40042ACC" w:rsidR="00022F3E" w:rsidRPr="00022F3E" w:rsidRDefault="004C74D4" w:rsidP="00022F3E">
            <w:pPr>
              <w:jc w:val="center"/>
            </w:pPr>
            <w:r w:rsidRPr="004C74D4">
              <w:t>sydle.com/br/bpm</w:t>
            </w:r>
          </w:p>
        </w:tc>
        <w:tc>
          <w:tcPr>
            <w:tcW w:w="2086" w:type="pct"/>
            <w:tcBorders>
              <w:top w:val="nil"/>
              <w:left w:val="nil"/>
              <w:bottom w:val="nil"/>
            </w:tcBorders>
          </w:tcPr>
          <w:p w14:paraId="56674F6D" w14:textId="0A6AA339" w:rsidR="00022F3E" w:rsidRPr="00022F3E" w:rsidRDefault="00E435D2" w:rsidP="00022F3E">
            <w:pPr>
              <w:jc w:val="center"/>
            </w:pPr>
            <w:r>
              <w:t>Gratuita</w:t>
            </w:r>
            <w:bookmarkStart w:id="814" w:name="_GoBack"/>
            <w:bookmarkEnd w:id="814"/>
            <w:r w:rsidR="00022F3E" w:rsidRPr="00022F3E">
              <w:t xml:space="preserve"> com versão paga.</w:t>
            </w:r>
          </w:p>
        </w:tc>
      </w:tr>
      <w:tr w:rsidR="004C74D4" w14:paraId="46DCB346" w14:textId="77777777" w:rsidTr="00E435D2">
        <w:tblPrEx>
          <w:tblCellMar>
            <w:top w:w="0" w:type="dxa"/>
            <w:bottom w:w="0" w:type="dxa"/>
          </w:tblCellMar>
        </w:tblPrEx>
        <w:trPr>
          <w:cantSplit/>
        </w:trPr>
        <w:tc>
          <w:tcPr>
            <w:tcW w:w="1353" w:type="pct"/>
            <w:tcBorders>
              <w:top w:val="nil"/>
              <w:left w:val="nil"/>
              <w:bottom w:val="nil"/>
              <w:right w:val="nil"/>
            </w:tcBorders>
          </w:tcPr>
          <w:p w14:paraId="5AD9298D" w14:textId="77777777" w:rsidR="00022F3E" w:rsidRPr="00022F3E" w:rsidRDefault="00022F3E" w:rsidP="00022F3E">
            <w:pPr>
              <w:jc w:val="center"/>
            </w:pPr>
            <w:r w:rsidRPr="00022F3E">
              <w:t>Imixs Workflow</w:t>
            </w:r>
          </w:p>
        </w:tc>
        <w:tc>
          <w:tcPr>
            <w:tcW w:w="1561" w:type="pct"/>
            <w:tcBorders>
              <w:top w:val="nil"/>
              <w:left w:val="nil"/>
              <w:bottom w:val="nil"/>
              <w:right w:val="nil"/>
            </w:tcBorders>
          </w:tcPr>
          <w:p w14:paraId="581BF09F" w14:textId="5A08FDB9" w:rsidR="00022F3E" w:rsidRPr="00022F3E" w:rsidRDefault="004C74D4" w:rsidP="00022F3E">
            <w:pPr>
              <w:jc w:val="center"/>
            </w:pPr>
            <w:r w:rsidRPr="004C74D4">
              <w:t>imixs.org</w:t>
            </w:r>
          </w:p>
        </w:tc>
        <w:tc>
          <w:tcPr>
            <w:tcW w:w="2086" w:type="pct"/>
            <w:tcBorders>
              <w:top w:val="nil"/>
              <w:left w:val="nil"/>
              <w:bottom w:val="nil"/>
            </w:tcBorders>
          </w:tcPr>
          <w:p w14:paraId="42EADAE7" w14:textId="1A71884D" w:rsidR="00022F3E" w:rsidRPr="00022F3E" w:rsidRDefault="00E435D2" w:rsidP="00022F3E">
            <w:pPr>
              <w:jc w:val="center"/>
            </w:pPr>
            <w:r>
              <w:t>Gratuita</w:t>
            </w:r>
          </w:p>
        </w:tc>
      </w:tr>
      <w:tr w:rsidR="004C74D4" w14:paraId="55D2CBF1" w14:textId="77777777" w:rsidTr="00E435D2">
        <w:tblPrEx>
          <w:tblCellMar>
            <w:top w:w="0" w:type="dxa"/>
            <w:bottom w:w="0" w:type="dxa"/>
          </w:tblCellMar>
        </w:tblPrEx>
        <w:trPr>
          <w:cantSplit/>
        </w:trPr>
        <w:tc>
          <w:tcPr>
            <w:tcW w:w="1353" w:type="pct"/>
            <w:tcBorders>
              <w:top w:val="nil"/>
              <w:left w:val="nil"/>
              <w:bottom w:val="nil"/>
              <w:right w:val="nil"/>
            </w:tcBorders>
          </w:tcPr>
          <w:p w14:paraId="1BD658BA" w14:textId="77777777" w:rsidR="00022F3E" w:rsidRPr="00022F3E" w:rsidRDefault="00022F3E" w:rsidP="00022F3E">
            <w:pPr>
              <w:jc w:val="center"/>
            </w:pPr>
            <w:r w:rsidRPr="00022F3E">
              <w:t>jBPM</w:t>
            </w:r>
          </w:p>
        </w:tc>
        <w:tc>
          <w:tcPr>
            <w:tcW w:w="1561" w:type="pct"/>
            <w:tcBorders>
              <w:top w:val="nil"/>
              <w:left w:val="nil"/>
              <w:bottom w:val="nil"/>
              <w:right w:val="nil"/>
            </w:tcBorders>
          </w:tcPr>
          <w:p w14:paraId="09169850" w14:textId="1FC41885" w:rsidR="00022F3E" w:rsidRPr="00022F3E" w:rsidRDefault="004C74D4" w:rsidP="00022F3E">
            <w:pPr>
              <w:jc w:val="center"/>
            </w:pPr>
            <w:r w:rsidRPr="004C74D4">
              <w:t>jbpm.org</w:t>
            </w:r>
          </w:p>
        </w:tc>
        <w:tc>
          <w:tcPr>
            <w:tcW w:w="2086" w:type="pct"/>
            <w:tcBorders>
              <w:top w:val="nil"/>
              <w:left w:val="nil"/>
              <w:bottom w:val="nil"/>
            </w:tcBorders>
          </w:tcPr>
          <w:p w14:paraId="42DDE624" w14:textId="32F00F48" w:rsidR="00022F3E" w:rsidRPr="00022F3E" w:rsidRDefault="00E435D2" w:rsidP="00022F3E">
            <w:pPr>
              <w:jc w:val="center"/>
            </w:pPr>
            <w:r>
              <w:t>Gratuita</w:t>
            </w:r>
          </w:p>
        </w:tc>
      </w:tr>
      <w:tr w:rsidR="004C74D4" w14:paraId="469537C2" w14:textId="77777777" w:rsidTr="00E435D2">
        <w:tblPrEx>
          <w:tblCellMar>
            <w:top w:w="0" w:type="dxa"/>
            <w:bottom w:w="0" w:type="dxa"/>
          </w:tblCellMar>
        </w:tblPrEx>
        <w:trPr>
          <w:cantSplit/>
        </w:trPr>
        <w:tc>
          <w:tcPr>
            <w:tcW w:w="1353" w:type="pct"/>
            <w:tcBorders>
              <w:top w:val="nil"/>
              <w:left w:val="nil"/>
              <w:bottom w:val="nil"/>
              <w:right w:val="nil"/>
            </w:tcBorders>
          </w:tcPr>
          <w:p w14:paraId="12E6C6BA" w14:textId="77777777" w:rsidR="00022F3E" w:rsidRPr="00022F3E" w:rsidRDefault="00022F3E" w:rsidP="00022F3E">
            <w:pPr>
              <w:jc w:val="center"/>
            </w:pPr>
            <w:r w:rsidRPr="00022F3E">
              <w:t>Stardust</w:t>
            </w:r>
          </w:p>
        </w:tc>
        <w:tc>
          <w:tcPr>
            <w:tcW w:w="1561" w:type="pct"/>
            <w:tcBorders>
              <w:top w:val="nil"/>
              <w:left w:val="nil"/>
              <w:bottom w:val="nil"/>
              <w:right w:val="nil"/>
            </w:tcBorders>
          </w:tcPr>
          <w:p w14:paraId="3A628FCF" w14:textId="2F3E1ACC" w:rsidR="00022F3E" w:rsidRPr="00022F3E" w:rsidRDefault="004C74D4" w:rsidP="00022F3E">
            <w:pPr>
              <w:jc w:val="center"/>
            </w:pPr>
            <w:r w:rsidRPr="004C74D4">
              <w:t>eclipse.org/stardust</w:t>
            </w:r>
          </w:p>
        </w:tc>
        <w:tc>
          <w:tcPr>
            <w:tcW w:w="2086" w:type="pct"/>
            <w:tcBorders>
              <w:top w:val="nil"/>
              <w:left w:val="nil"/>
              <w:bottom w:val="nil"/>
            </w:tcBorders>
          </w:tcPr>
          <w:p w14:paraId="7233C18D" w14:textId="53AC8042" w:rsidR="00022F3E" w:rsidRPr="00022F3E" w:rsidRDefault="00E435D2" w:rsidP="00022F3E">
            <w:pPr>
              <w:jc w:val="center"/>
            </w:pPr>
            <w:r>
              <w:t>Gratuita</w:t>
            </w:r>
          </w:p>
        </w:tc>
      </w:tr>
      <w:tr w:rsidR="004C74D4" w14:paraId="4117E140" w14:textId="77777777" w:rsidTr="00E435D2">
        <w:tblPrEx>
          <w:tblCellMar>
            <w:top w:w="0" w:type="dxa"/>
            <w:bottom w:w="0" w:type="dxa"/>
          </w:tblCellMar>
        </w:tblPrEx>
        <w:trPr>
          <w:cantSplit/>
        </w:trPr>
        <w:tc>
          <w:tcPr>
            <w:tcW w:w="1353" w:type="pct"/>
            <w:tcBorders>
              <w:top w:val="nil"/>
              <w:left w:val="nil"/>
              <w:bottom w:val="nil"/>
              <w:right w:val="nil"/>
            </w:tcBorders>
          </w:tcPr>
          <w:p w14:paraId="6588D8ED" w14:textId="77777777" w:rsidR="00022F3E" w:rsidRPr="00022F3E" w:rsidRDefault="00022F3E" w:rsidP="00022F3E">
            <w:pPr>
              <w:jc w:val="center"/>
            </w:pPr>
            <w:r w:rsidRPr="00022F3E">
              <w:t>Lecom</w:t>
            </w:r>
          </w:p>
        </w:tc>
        <w:tc>
          <w:tcPr>
            <w:tcW w:w="1561" w:type="pct"/>
            <w:tcBorders>
              <w:top w:val="nil"/>
              <w:left w:val="nil"/>
              <w:bottom w:val="nil"/>
              <w:right w:val="nil"/>
            </w:tcBorders>
          </w:tcPr>
          <w:p w14:paraId="4DF6F8ED" w14:textId="74EA37B9" w:rsidR="00022F3E" w:rsidRPr="00022F3E" w:rsidRDefault="004C74D4" w:rsidP="00022F3E">
            <w:pPr>
              <w:jc w:val="center"/>
            </w:pPr>
            <w:r w:rsidRPr="004C74D4">
              <w:t>lecom.com.br</w:t>
            </w:r>
          </w:p>
        </w:tc>
        <w:tc>
          <w:tcPr>
            <w:tcW w:w="2086" w:type="pct"/>
            <w:tcBorders>
              <w:top w:val="nil"/>
              <w:left w:val="nil"/>
              <w:bottom w:val="nil"/>
            </w:tcBorders>
          </w:tcPr>
          <w:p w14:paraId="16B88D78" w14:textId="23D463E2" w:rsidR="00022F3E" w:rsidRPr="00022F3E" w:rsidRDefault="00E435D2" w:rsidP="00022F3E">
            <w:pPr>
              <w:jc w:val="center"/>
            </w:pPr>
            <w:r>
              <w:t>Gratuita</w:t>
            </w:r>
          </w:p>
        </w:tc>
      </w:tr>
      <w:tr w:rsidR="004C74D4" w14:paraId="434B74D1" w14:textId="77777777" w:rsidTr="00E435D2">
        <w:tblPrEx>
          <w:tblCellMar>
            <w:top w:w="0" w:type="dxa"/>
            <w:bottom w:w="0" w:type="dxa"/>
          </w:tblCellMar>
        </w:tblPrEx>
        <w:trPr>
          <w:cantSplit/>
        </w:trPr>
        <w:tc>
          <w:tcPr>
            <w:tcW w:w="1353" w:type="pct"/>
            <w:tcBorders>
              <w:top w:val="nil"/>
              <w:left w:val="nil"/>
              <w:bottom w:val="single" w:sz="4" w:space="0" w:color="auto"/>
              <w:right w:val="nil"/>
            </w:tcBorders>
          </w:tcPr>
          <w:p w14:paraId="4C2937FB" w14:textId="77777777" w:rsidR="00022F3E" w:rsidRPr="00022F3E" w:rsidRDefault="00022F3E" w:rsidP="00022F3E">
            <w:pPr>
              <w:jc w:val="center"/>
            </w:pPr>
            <w:r w:rsidRPr="00022F3E">
              <w:t>ActiveVOS</w:t>
            </w:r>
          </w:p>
        </w:tc>
        <w:tc>
          <w:tcPr>
            <w:tcW w:w="1561" w:type="pct"/>
            <w:tcBorders>
              <w:top w:val="nil"/>
              <w:left w:val="nil"/>
              <w:bottom w:val="single" w:sz="4" w:space="0" w:color="auto"/>
              <w:right w:val="nil"/>
            </w:tcBorders>
          </w:tcPr>
          <w:p w14:paraId="645568F4" w14:textId="16FDA2CD" w:rsidR="00022F3E" w:rsidRPr="00022F3E" w:rsidRDefault="004C74D4" w:rsidP="00022F3E">
            <w:pPr>
              <w:jc w:val="center"/>
            </w:pPr>
            <w:r w:rsidRPr="004C74D4">
              <w:t>activevos.com</w:t>
            </w:r>
          </w:p>
        </w:tc>
        <w:tc>
          <w:tcPr>
            <w:tcW w:w="2086" w:type="pct"/>
            <w:tcBorders>
              <w:top w:val="nil"/>
              <w:left w:val="nil"/>
              <w:bottom w:val="single" w:sz="4" w:space="0" w:color="auto"/>
            </w:tcBorders>
          </w:tcPr>
          <w:p w14:paraId="3BA85180" w14:textId="71333E72" w:rsidR="00022F3E" w:rsidRPr="00022F3E" w:rsidRDefault="00E435D2" w:rsidP="00022F3E">
            <w:pPr>
              <w:jc w:val="center"/>
            </w:pPr>
            <w:r>
              <w:t>Gratuita</w:t>
            </w:r>
          </w:p>
        </w:tc>
      </w:tr>
    </w:tbl>
    <w:p w14:paraId="3D639F2E" w14:textId="01EC81C7" w:rsidR="00900C20" w:rsidRDefault="00022F3E" w:rsidP="004C74D4">
      <w:pPr>
        <w:spacing w:line="360" w:lineRule="auto"/>
      </w:pPr>
      <w:r w:rsidRPr="009D1692">
        <w:rPr>
          <w:sz w:val="20"/>
        </w:rPr>
        <w:t xml:space="preserve">Fonte: </w:t>
      </w:r>
      <w:r>
        <w:rPr>
          <w:sz w:val="20"/>
        </w:rPr>
        <w:t>Elaboração dos autores, 2017</w:t>
      </w:r>
      <w:r w:rsidRPr="009D1692">
        <w:rPr>
          <w:sz w:val="20"/>
        </w:rPr>
        <w:t>.</w:t>
      </w:r>
    </w:p>
    <w:p w14:paraId="3F3E4D8E" w14:textId="3D1438EE" w:rsidR="003A20D2" w:rsidRDefault="003A20D2" w:rsidP="003A20D2">
      <w:pPr>
        <w:suppressAutoHyphens w:val="0"/>
        <w:jc w:val="left"/>
        <w:rPr>
          <w:b/>
          <w:kern w:val="1"/>
          <w:szCs w:val="24"/>
        </w:rPr>
      </w:pPr>
      <w:r>
        <w:br w:type="page"/>
      </w:r>
    </w:p>
    <w:p w14:paraId="2CFAB2E7" w14:textId="77777777" w:rsidR="00C7448C" w:rsidRPr="002B2066" w:rsidRDefault="00C7448C">
      <w:pPr>
        <w:pStyle w:val="Ttulosps-textuais"/>
      </w:pPr>
      <w:bookmarkStart w:id="815" w:name="_Toc485751708"/>
      <w:r w:rsidRPr="002B2066">
        <w:lastRenderedPageBreak/>
        <w:t>REFERÊNCIAS</w:t>
      </w:r>
      <w:bookmarkEnd w:id="779"/>
      <w:bookmarkEnd w:id="780"/>
      <w:bookmarkEnd w:id="815"/>
    </w:p>
    <w:p w14:paraId="693851F2" w14:textId="77777777" w:rsidR="00C122C3" w:rsidRDefault="00C122C3" w:rsidP="00C122C3">
      <w:pPr>
        <w:pStyle w:val="Referncias"/>
        <w:spacing w:after="0"/>
      </w:pPr>
      <w:r>
        <w:t>ALMEIDA NETO, Mario de Araujo</w:t>
      </w:r>
      <w:r w:rsidRPr="002B2066">
        <w:t>.</w:t>
      </w:r>
      <w:r>
        <w:t xml:space="preserve"> Técnicas de modelagem: uma abordagem pragmática. In: </w:t>
      </w:r>
      <w:r w:rsidRPr="0054153B">
        <w:t xml:space="preserve">VALLE, Rogério; </w:t>
      </w:r>
      <w:r>
        <w:t>OLIVEIRA</w:t>
      </w:r>
      <w:r w:rsidRPr="0054153B">
        <w:t>, Saulo</w:t>
      </w:r>
      <w:r>
        <w:t xml:space="preserve"> Barbará de</w:t>
      </w:r>
      <w:r w:rsidRPr="0054153B">
        <w:t xml:space="preserve"> (Org.)</w:t>
      </w:r>
      <w:r>
        <w:t>.</w:t>
      </w:r>
      <w:r w:rsidRPr="002B2066">
        <w:t> </w:t>
      </w:r>
      <w:r w:rsidRPr="002B2066">
        <w:rPr>
          <w:b/>
          <w:bCs/>
        </w:rPr>
        <w:t>Análise e modelagem de processos de negócio</w:t>
      </w:r>
      <w:r w:rsidRPr="00060736">
        <w:rPr>
          <w:bCs/>
        </w:rPr>
        <w:t>: </w:t>
      </w:r>
      <w:r w:rsidRPr="002B2066">
        <w:t xml:space="preserve">foco na notação BPMN (Business Process Modeling </w:t>
      </w:r>
      <w:r>
        <w:t>Notation). São Paulo: Atlas, 2011</w:t>
      </w:r>
      <w:r w:rsidRPr="002B2066">
        <w:t xml:space="preserve">. </w:t>
      </w:r>
      <w:r>
        <w:t>p. 52-76</w:t>
      </w:r>
      <w:r w:rsidRPr="002B2066">
        <w:t>.</w:t>
      </w:r>
    </w:p>
    <w:p w14:paraId="5857D7F3" w14:textId="26FCFA89" w:rsidR="00C122C3" w:rsidRDefault="00C122C3" w:rsidP="000169C5">
      <w:pPr>
        <w:pStyle w:val="Referncias"/>
        <w:spacing w:after="0"/>
      </w:pPr>
    </w:p>
    <w:p w14:paraId="52241ACE" w14:textId="77777777" w:rsidR="00C122C3" w:rsidRDefault="00C122C3" w:rsidP="000169C5">
      <w:pPr>
        <w:pStyle w:val="Referncias"/>
        <w:spacing w:after="0"/>
      </w:pPr>
    </w:p>
    <w:p w14:paraId="00C222EE" w14:textId="158988F5" w:rsidR="00134618" w:rsidRDefault="00134618" w:rsidP="000169C5">
      <w:pPr>
        <w:pStyle w:val="Referncias"/>
        <w:spacing w:after="0"/>
      </w:pPr>
      <w:r>
        <w:t xml:space="preserve">ARAUJO, Luiz César G. de; GARCIA, Adriana Amadeu; MARTINES, Simone. </w:t>
      </w:r>
      <w:r w:rsidRPr="00134618">
        <w:rPr>
          <w:b/>
        </w:rPr>
        <w:t>Gestão de processos</w:t>
      </w:r>
      <w:r>
        <w:t>: melhores resultados e excelência organizacional. São Paulo: Atlas, 2011.</w:t>
      </w:r>
    </w:p>
    <w:p w14:paraId="6AD18555" w14:textId="77777777" w:rsidR="00134618" w:rsidRDefault="00134618" w:rsidP="000169C5">
      <w:pPr>
        <w:pStyle w:val="Referncias"/>
        <w:spacing w:after="0"/>
      </w:pPr>
    </w:p>
    <w:p w14:paraId="030BABC5" w14:textId="77777777" w:rsidR="00134618" w:rsidRDefault="00134618" w:rsidP="000169C5">
      <w:pPr>
        <w:pStyle w:val="Referncias"/>
        <w:spacing w:after="0"/>
      </w:pPr>
    </w:p>
    <w:p w14:paraId="090A77F1" w14:textId="1994F870" w:rsidR="004503FF" w:rsidRDefault="004503FF" w:rsidP="000169C5">
      <w:pPr>
        <w:pStyle w:val="Referncias"/>
        <w:spacing w:after="0"/>
      </w:pPr>
      <w:r>
        <w:t xml:space="preserve">ASSOCIAÇÃO BRASILEIRA DE NORMAS TÉCNICAS. </w:t>
      </w:r>
      <w:r>
        <w:rPr>
          <w:b/>
        </w:rPr>
        <w:t>NBR ISO 9000</w:t>
      </w:r>
      <w:r>
        <w:t>: Sistemas de gestão da qualidade – Fundamentos e vocabulário. Rio de Janeiro, 2005.</w:t>
      </w:r>
    </w:p>
    <w:p w14:paraId="7428C466" w14:textId="7C941A07" w:rsidR="004503FF" w:rsidRDefault="004503FF" w:rsidP="000169C5">
      <w:pPr>
        <w:pStyle w:val="Referncias"/>
        <w:spacing w:after="0"/>
      </w:pPr>
    </w:p>
    <w:p w14:paraId="58B78C3B" w14:textId="2647E813" w:rsidR="00BA0C47" w:rsidRDefault="00BA0C47" w:rsidP="000169C5">
      <w:pPr>
        <w:pStyle w:val="Referncias"/>
        <w:spacing w:after="0"/>
      </w:pPr>
    </w:p>
    <w:p w14:paraId="2F9ED73A" w14:textId="2A63C3B6" w:rsidR="00BA0C47" w:rsidRDefault="00BA0C47" w:rsidP="000169C5">
      <w:pPr>
        <w:pStyle w:val="Referncias"/>
        <w:spacing w:after="0"/>
      </w:pPr>
      <w:commentRangeStart w:id="816"/>
      <w:r w:rsidRPr="002B2066">
        <w:t>ASSOCIATION OF BUSINESS PROCESS MANAGEMENT PROFESSIONALS</w:t>
      </w:r>
      <w:r w:rsidR="00D3683C">
        <w:t xml:space="preserve">. </w:t>
      </w:r>
      <w:commentRangeStart w:id="817"/>
      <w:r w:rsidR="00D3683C" w:rsidRPr="00D3683C">
        <w:rPr>
          <w:b/>
          <w:bCs/>
        </w:rPr>
        <w:t>BPM CBO</w:t>
      </w:r>
      <w:r w:rsidR="00BA32DF">
        <w:rPr>
          <w:b/>
          <w:bCs/>
        </w:rPr>
        <w:t>K</w:t>
      </w:r>
      <w:r w:rsidR="00BA32DF" w:rsidRPr="00E435D2">
        <w:rPr>
          <w:bCs/>
        </w:rPr>
        <w:t>:</w:t>
      </w:r>
      <w:r w:rsidR="00BA32DF">
        <w:rPr>
          <w:b/>
          <w:bCs/>
        </w:rPr>
        <w:t xml:space="preserve"> </w:t>
      </w:r>
      <w:r w:rsidR="00BA32DF">
        <w:rPr>
          <w:bCs/>
        </w:rPr>
        <w:t>Guia para o Gerenciamento de Processos de Negócio Corpo Comum de Conhecimento ABPMP BPM CBOK V3.0.</w:t>
      </w:r>
      <w:commentRangeEnd w:id="817"/>
      <w:r w:rsidR="00F27B12">
        <w:t xml:space="preserve"> Disponível em: </w:t>
      </w:r>
      <w:r w:rsidR="00D3683C" w:rsidRPr="00D3683C">
        <w:t>&lt;http://c.ymcdn.com/sites/www.abpmp.org/resource/resmgr/Docs/AB</w:t>
      </w:r>
      <w:r w:rsidR="00D3683C">
        <w:t>PMP_CBOK_Guide__Portuguese.pdf&gt;</w:t>
      </w:r>
      <w:r w:rsidR="00D3683C" w:rsidRPr="00D3683C">
        <w:t xml:space="preserve">. Acesso em: </w:t>
      </w:r>
      <w:r w:rsidR="00D3683C">
        <w:t>30 maio 2016</w:t>
      </w:r>
      <w:r w:rsidR="00D3683C" w:rsidRPr="00D3683C">
        <w:t>.</w:t>
      </w:r>
      <w:commentRangeEnd w:id="816"/>
      <w:r w:rsidR="009668F7">
        <w:rPr>
          <w:rStyle w:val="Refdecomentrio"/>
        </w:rPr>
        <w:commentReference w:id="816"/>
      </w:r>
    </w:p>
    <w:p w14:paraId="43B27876" w14:textId="77777777" w:rsidR="00BA0C47" w:rsidRDefault="00BA0C47" w:rsidP="000169C5">
      <w:pPr>
        <w:pStyle w:val="Referncias"/>
        <w:spacing w:after="0"/>
      </w:pPr>
    </w:p>
    <w:p w14:paraId="7BB90FFD" w14:textId="77777777" w:rsidR="004503FF" w:rsidRDefault="004503FF" w:rsidP="000169C5">
      <w:pPr>
        <w:pStyle w:val="Referncias"/>
        <w:spacing w:after="0"/>
      </w:pPr>
    </w:p>
    <w:p w14:paraId="28AE22A8" w14:textId="2F6D5327" w:rsidR="00D72E2A" w:rsidRDefault="00D72E2A" w:rsidP="000169C5">
      <w:pPr>
        <w:pStyle w:val="Referncias"/>
        <w:spacing w:after="0"/>
      </w:pPr>
      <w:r w:rsidRPr="002B2066">
        <w:t xml:space="preserve">BIZAGI. </w:t>
      </w:r>
      <w:r w:rsidR="00F46F27" w:rsidRPr="00F46F27">
        <w:rPr>
          <w:b/>
          <w:rPrChange w:id="818" w:author="Patrick Machado" w:date="2017-06-20T18:49:00Z">
            <w:rPr/>
          </w:rPrChange>
        </w:rPr>
        <w:t>Preços Padrão de Bizagi Engine</w:t>
      </w:r>
      <w:r w:rsidRPr="002B2066">
        <w:t>. Disponível em: &lt;http://www.bizagi.com/pt/produtos/bpm-suite/engine/precos&gt;. Acesso em: 3 abril 2016.</w:t>
      </w:r>
    </w:p>
    <w:p w14:paraId="1F210B16" w14:textId="42D06BB8" w:rsidR="00C05CCC" w:rsidRDefault="00C05CCC" w:rsidP="000169C5">
      <w:pPr>
        <w:pStyle w:val="Referncias"/>
        <w:spacing w:after="0"/>
      </w:pPr>
    </w:p>
    <w:p w14:paraId="50C15CEA" w14:textId="77777777" w:rsidR="007E6751" w:rsidRDefault="007E6751" w:rsidP="000169C5">
      <w:pPr>
        <w:pStyle w:val="Referncias"/>
        <w:spacing w:after="0"/>
      </w:pPr>
    </w:p>
    <w:p w14:paraId="06523459" w14:textId="34898119" w:rsidR="00A64D71" w:rsidRDefault="00A64D71" w:rsidP="000169C5">
      <w:pPr>
        <w:pStyle w:val="Referncias"/>
        <w:spacing w:after="0"/>
      </w:pPr>
      <w:commentRangeStart w:id="819"/>
      <w:r>
        <w:rPr>
          <w:rFonts w:ascii="TimesNewRomanPSMT" w:hAnsi="TimesNewRomanPSMT" w:cs="TimesNewRomanPSMT"/>
          <w:sz w:val="23"/>
          <w:szCs w:val="23"/>
          <w:lang w:eastAsia="pt-BR"/>
        </w:rPr>
        <w:t>______</w:t>
      </w:r>
      <w:r w:rsidR="00F46F27">
        <w:rPr>
          <w:rFonts w:ascii="TimesNewRomanPSMT" w:hAnsi="TimesNewRomanPSMT" w:cs="TimesNewRomanPSMT"/>
          <w:sz w:val="23"/>
          <w:szCs w:val="23"/>
          <w:lang w:eastAsia="pt-BR"/>
        </w:rPr>
        <w:t>.</w:t>
      </w:r>
      <w:r>
        <w:rPr>
          <w:rFonts w:ascii="TimesNewRomanPSMT" w:hAnsi="TimesNewRomanPSMT" w:cs="TimesNewRomanPSMT"/>
          <w:sz w:val="23"/>
          <w:szCs w:val="23"/>
          <w:lang w:eastAsia="pt-BR"/>
        </w:rPr>
        <w:t xml:space="preserve"> </w:t>
      </w:r>
      <w:r w:rsidRPr="00A64D71">
        <w:rPr>
          <w:rFonts w:ascii="TimesNewRomanPSMT" w:hAnsi="TimesNewRomanPSMT" w:cs="TimesNewRomanPSMT"/>
          <w:b/>
          <w:sz w:val="23"/>
          <w:szCs w:val="23"/>
          <w:lang w:eastAsia="pt-BR"/>
        </w:rPr>
        <w:t>Bizagi 11 BPM Suite User Guide – Digital Business Plataform</w:t>
      </w:r>
      <w:r>
        <w:rPr>
          <w:rFonts w:ascii="TimesNewRomanPSMT" w:hAnsi="TimesNewRomanPSMT" w:cs="TimesNewRomanPSMT"/>
          <w:sz w:val="23"/>
          <w:szCs w:val="23"/>
          <w:lang w:eastAsia="pt-BR"/>
        </w:rPr>
        <w:t>: Bizagi Engine &gt; Bizagi Work Portal &gt; Reports and Process Analytics &gt; Analytics.</w:t>
      </w:r>
      <w:r w:rsidR="007E6751">
        <w:rPr>
          <w:rFonts w:ascii="TimesNewRomanPSMT" w:hAnsi="TimesNewRomanPSMT" w:cs="TimesNewRomanPSMT"/>
          <w:sz w:val="23"/>
          <w:szCs w:val="23"/>
          <w:lang w:eastAsia="pt-BR"/>
        </w:rPr>
        <w:t xml:space="preserve"> Disponível em: &lt;</w:t>
      </w:r>
      <w:r w:rsidR="007E6751" w:rsidRPr="007E6751">
        <w:rPr>
          <w:rFonts w:ascii="TimesNewRomanPSMT" w:hAnsi="TimesNewRomanPSMT" w:cs="TimesNewRomanPSMT"/>
          <w:sz w:val="23"/>
          <w:szCs w:val="23"/>
          <w:lang w:eastAsia="pt-BR"/>
        </w:rPr>
        <w:t>http://help.bizagi.com/bpm-suite/en/index.html?overview_what_is_bizagi_bpm_suite.htm</w:t>
      </w:r>
      <w:r w:rsidR="007E6751">
        <w:rPr>
          <w:rFonts w:ascii="TimesNewRomanPSMT" w:hAnsi="TimesNewRomanPSMT" w:cs="TimesNewRomanPSMT"/>
          <w:sz w:val="23"/>
          <w:szCs w:val="23"/>
          <w:lang w:eastAsia="pt-BR"/>
        </w:rPr>
        <w:t>&gt;. Acesso em: 30 maio 2017.</w:t>
      </w:r>
      <w:r>
        <w:rPr>
          <w:rFonts w:ascii="TimesNewRomanPSMT" w:hAnsi="TimesNewRomanPSMT" w:cs="TimesNewRomanPSMT"/>
          <w:sz w:val="23"/>
          <w:szCs w:val="23"/>
          <w:lang w:eastAsia="pt-BR"/>
        </w:rPr>
        <w:t xml:space="preserve"> </w:t>
      </w:r>
      <w:commentRangeEnd w:id="819"/>
      <w:r w:rsidR="007E6751">
        <w:rPr>
          <w:rStyle w:val="Refdecomentrio"/>
        </w:rPr>
        <w:commentReference w:id="819"/>
      </w:r>
    </w:p>
    <w:p w14:paraId="6D2F20C2" w14:textId="187852E7" w:rsidR="00C05CCC" w:rsidRDefault="00C05CCC" w:rsidP="000169C5">
      <w:pPr>
        <w:pStyle w:val="Referncias"/>
        <w:spacing w:after="0"/>
      </w:pPr>
    </w:p>
    <w:p w14:paraId="5B1127D5" w14:textId="3341C27D" w:rsidR="00F46F27" w:rsidRDefault="00F46F27" w:rsidP="000169C5">
      <w:pPr>
        <w:pStyle w:val="Referncias"/>
        <w:spacing w:after="0"/>
      </w:pPr>
    </w:p>
    <w:p w14:paraId="23F72FF1" w14:textId="77777777" w:rsidR="00F46F27" w:rsidRDefault="00F46F27" w:rsidP="00F46F27">
      <w:pPr>
        <w:pStyle w:val="Referncias"/>
        <w:spacing w:after="0"/>
      </w:pPr>
      <w:commentRangeStart w:id="820"/>
      <w:commentRangeStart w:id="821"/>
      <w:r>
        <w:rPr>
          <w:rFonts w:ascii="TimesNewRomanPSMT" w:hAnsi="TimesNewRomanPSMT" w:cs="TimesNewRomanPSMT"/>
          <w:sz w:val="23"/>
          <w:szCs w:val="23"/>
          <w:lang w:eastAsia="pt-BR"/>
        </w:rPr>
        <w:t xml:space="preserve">______. </w:t>
      </w:r>
      <w:r w:rsidRPr="00A64D71">
        <w:rPr>
          <w:rFonts w:ascii="TimesNewRomanPSMT" w:hAnsi="TimesNewRomanPSMT" w:cs="TimesNewRomanPSMT"/>
          <w:b/>
          <w:sz w:val="23"/>
          <w:szCs w:val="23"/>
          <w:lang w:eastAsia="pt-BR"/>
        </w:rPr>
        <w:t>Bizagi 11 BPM Suite User Guide – Digital Business Plataform</w:t>
      </w:r>
      <w:r>
        <w:rPr>
          <w:rFonts w:ascii="TimesNewRomanPSMT" w:hAnsi="TimesNewRomanPSMT" w:cs="TimesNewRomanPSMT"/>
          <w:sz w:val="23"/>
          <w:szCs w:val="23"/>
          <w:lang w:eastAsia="pt-BR"/>
        </w:rPr>
        <w:t>: Bizagi Engine &gt; Bizagi Work Portal &gt; Reports and Process Analytics &gt; Analytics. Disponível em: &lt;</w:t>
      </w:r>
      <w:r w:rsidRPr="007E6751">
        <w:rPr>
          <w:rFonts w:ascii="TimesNewRomanPSMT" w:hAnsi="TimesNewRomanPSMT" w:cs="TimesNewRomanPSMT"/>
          <w:sz w:val="23"/>
          <w:szCs w:val="23"/>
          <w:lang w:eastAsia="pt-BR"/>
        </w:rPr>
        <w:t>http://help.bizagi.com/bpm-suite/en/index.html?overview_what_is_bizagi_bpm_suite.htm</w:t>
      </w:r>
      <w:r>
        <w:rPr>
          <w:rFonts w:ascii="TimesNewRomanPSMT" w:hAnsi="TimesNewRomanPSMT" w:cs="TimesNewRomanPSMT"/>
          <w:sz w:val="23"/>
          <w:szCs w:val="23"/>
          <w:lang w:eastAsia="pt-BR"/>
        </w:rPr>
        <w:t xml:space="preserve">&gt;. Acesso em: 30 maio 2017. </w:t>
      </w:r>
      <w:commentRangeEnd w:id="820"/>
      <w:r>
        <w:rPr>
          <w:rStyle w:val="Refdecomentrio"/>
        </w:rPr>
        <w:commentReference w:id="820"/>
      </w:r>
      <w:commentRangeEnd w:id="821"/>
      <w:r>
        <w:rPr>
          <w:rStyle w:val="Refdecomentrio"/>
        </w:rPr>
        <w:commentReference w:id="821"/>
      </w:r>
    </w:p>
    <w:p w14:paraId="7CCEF22C" w14:textId="77777777" w:rsidR="00F46F27" w:rsidRDefault="00F46F27" w:rsidP="000169C5">
      <w:pPr>
        <w:pStyle w:val="Referncias"/>
        <w:spacing w:after="0"/>
      </w:pPr>
    </w:p>
    <w:p w14:paraId="1F0A4418" w14:textId="368AC688" w:rsidR="007E6751" w:rsidRDefault="007E6751" w:rsidP="000169C5">
      <w:pPr>
        <w:pStyle w:val="Referncias"/>
        <w:spacing w:after="0"/>
      </w:pPr>
    </w:p>
    <w:p w14:paraId="04EF2CB2" w14:textId="2D34A5E8" w:rsidR="005A5385" w:rsidRDefault="005A5385" w:rsidP="000169C5">
      <w:pPr>
        <w:pStyle w:val="Referncias"/>
        <w:spacing w:after="0"/>
      </w:pPr>
      <w:commentRangeStart w:id="822"/>
      <w:r>
        <w:t xml:space="preserve">CHANDY, Mani, Ph.D; MCGOVERAN, David. The Role of BAM. </w:t>
      </w:r>
      <w:r w:rsidRPr="005A5385">
        <w:rPr>
          <w:b/>
        </w:rPr>
        <w:t>Business Integration Journal</w:t>
      </w:r>
      <w:r w:rsidR="004160D5" w:rsidRPr="00E435D2">
        <w:t>:</w:t>
      </w:r>
      <w:r w:rsidR="004160D5">
        <w:rPr>
          <w:b/>
        </w:rPr>
        <w:t xml:space="preserve"> </w:t>
      </w:r>
      <w:r w:rsidR="004160D5">
        <w:t>Business Process Management Suplement, p. 19-21, abr. 2004. Disponível em: &lt;</w:t>
      </w:r>
      <w:r w:rsidR="004160D5" w:rsidRPr="004160D5">
        <w:t>http://alternativetech.ipower.com/publications/BIJ/BPM-Role%20of%20BAM%20Chandy%20April04.pdf</w:t>
      </w:r>
      <w:r w:rsidR="004160D5">
        <w:t>&gt;. Acesso em: 20 jun. 2017.</w:t>
      </w:r>
      <w:commentRangeEnd w:id="822"/>
      <w:r w:rsidR="00F25869">
        <w:rPr>
          <w:rStyle w:val="Refdecomentrio"/>
        </w:rPr>
        <w:commentReference w:id="822"/>
      </w:r>
    </w:p>
    <w:p w14:paraId="74D2C97B" w14:textId="57075439" w:rsidR="005A5385" w:rsidRDefault="005A5385" w:rsidP="000169C5">
      <w:pPr>
        <w:pStyle w:val="Referncias"/>
        <w:spacing w:after="0"/>
      </w:pPr>
    </w:p>
    <w:p w14:paraId="4F36E912" w14:textId="77777777" w:rsidR="005A5385" w:rsidRDefault="005A5385" w:rsidP="000169C5">
      <w:pPr>
        <w:pStyle w:val="Referncias"/>
        <w:spacing w:after="0"/>
      </w:pPr>
    </w:p>
    <w:p w14:paraId="4D879F55" w14:textId="1D8737D0" w:rsidR="00C91280" w:rsidRDefault="00C91280" w:rsidP="000169C5">
      <w:pPr>
        <w:pStyle w:val="Referncias"/>
        <w:spacing w:after="0"/>
      </w:pPr>
      <w:r>
        <w:t xml:space="preserve">CHIAVENATO, Idalberto. </w:t>
      </w:r>
      <w:r w:rsidRPr="00C91280">
        <w:rPr>
          <w:b/>
        </w:rPr>
        <w:t>Teoria Geral da Administração</w:t>
      </w:r>
      <w:r>
        <w:t>. 6. ed. Rio de Janeiro, Elsevier, 2001.</w:t>
      </w:r>
    </w:p>
    <w:p w14:paraId="4B1AE05F" w14:textId="77777777" w:rsidR="00C91280" w:rsidRDefault="00C91280" w:rsidP="000169C5">
      <w:pPr>
        <w:pStyle w:val="Referncias"/>
        <w:spacing w:after="0"/>
      </w:pPr>
    </w:p>
    <w:p w14:paraId="26FF7457" w14:textId="77777777" w:rsidR="00C91280" w:rsidRDefault="00C91280" w:rsidP="000169C5">
      <w:pPr>
        <w:pStyle w:val="Referncias"/>
        <w:spacing w:after="0"/>
      </w:pPr>
    </w:p>
    <w:p w14:paraId="2AA7756D" w14:textId="263CCC2A" w:rsidR="00C05CCC" w:rsidRDefault="00C05CCC" w:rsidP="000169C5">
      <w:pPr>
        <w:pStyle w:val="Referncias"/>
        <w:spacing w:after="0"/>
      </w:pPr>
      <w:r w:rsidRPr="00C05CCC">
        <w:t xml:space="preserve">CONTO, Samuel Martim de; BRITTO, João Carlos; SCHNORRENBERGER, Adalberto. Proposta de modelo de cadeia de valor para um centro universitário. </w:t>
      </w:r>
      <w:r w:rsidRPr="00C05CCC">
        <w:rPr>
          <w:b/>
        </w:rPr>
        <w:t>Revista Gestão Universitária na América Latina - GUAL</w:t>
      </w:r>
      <w:r w:rsidRPr="00C05CCC">
        <w:t>, Florianópolis, p. 143-159, abr. 2013. ISSN 1983-4535. Disponível em: &lt;https://periodicos.ufsc.br/index.php/gual/article/view/1983-4535.2013v6n</w:t>
      </w:r>
      <w:r w:rsidR="00BE1B98">
        <w:t>2p143&gt;. Acesso em: 14 out. 2016.</w:t>
      </w:r>
    </w:p>
    <w:p w14:paraId="615EB0BC" w14:textId="5D965649" w:rsidR="00BE1B98" w:rsidRDefault="00BE1B98" w:rsidP="000169C5">
      <w:pPr>
        <w:pStyle w:val="Referncias"/>
        <w:spacing w:after="0"/>
      </w:pPr>
    </w:p>
    <w:p w14:paraId="6B7922A8" w14:textId="41E7BA08" w:rsidR="00BE1B98" w:rsidRDefault="00BE1B98" w:rsidP="000169C5">
      <w:pPr>
        <w:pStyle w:val="Referncias"/>
        <w:spacing w:after="0"/>
      </w:pPr>
    </w:p>
    <w:p w14:paraId="71D8AA0F" w14:textId="6FD7ED84" w:rsidR="00BE1B98" w:rsidRPr="002B2066" w:rsidRDefault="00BE1B98" w:rsidP="000169C5">
      <w:pPr>
        <w:pStyle w:val="Referncias"/>
        <w:spacing w:after="0"/>
      </w:pPr>
      <w:r>
        <w:t xml:space="preserve">CRUZ, Tadeu. </w:t>
      </w:r>
      <w:r w:rsidRPr="00BE1B98">
        <w:rPr>
          <w:b/>
        </w:rPr>
        <w:t>BPM &amp; BPMS</w:t>
      </w:r>
      <w:r w:rsidRPr="00BE1B98">
        <w:t>:</w:t>
      </w:r>
      <w:r w:rsidR="00060736">
        <w:t xml:space="preserve"> Business Process Management &amp; Business Process Management Systems. 2. ed. Rio de Janeiro: Brasport, 2010.</w:t>
      </w:r>
    </w:p>
    <w:p w14:paraId="3B745F99" w14:textId="2B4BC023" w:rsidR="00D72E2A" w:rsidRDefault="00D72E2A" w:rsidP="000169C5">
      <w:pPr>
        <w:pStyle w:val="Referncias"/>
        <w:spacing w:after="0"/>
      </w:pPr>
    </w:p>
    <w:p w14:paraId="1416CF31" w14:textId="19191330" w:rsidR="00F700A0" w:rsidRDefault="00F700A0" w:rsidP="000169C5">
      <w:pPr>
        <w:pStyle w:val="Referncias"/>
        <w:spacing w:after="0"/>
      </w:pPr>
    </w:p>
    <w:p w14:paraId="7201C8C3" w14:textId="07119923" w:rsidR="00F700A0" w:rsidRDefault="00F700A0" w:rsidP="000169C5">
      <w:pPr>
        <w:pStyle w:val="Referncias"/>
        <w:spacing w:after="0"/>
      </w:pPr>
      <w:commentRangeStart w:id="823"/>
      <w:r>
        <w:t>______</w:t>
      </w:r>
      <w:r w:rsidR="00F46F27">
        <w:t>.</w:t>
      </w:r>
      <w:r>
        <w:t xml:space="preserve"> </w:t>
      </w:r>
      <w:r w:rsidRPr="00F700A0">
        <w:rPr>
          <w:b/>
        </w:rPr>
        <w:t>Workflow</w:t>
      </w:r>
      <w:r>
        <w:rPr>
          <w:b/>
        </w:rPr>
        <w:t xml:space="preserve">: </w:t>
      </w:r>
      <w:r w:rsidRPr="00F700A0">
        <w:t xml:space="preserve">A </w:t>
      </w:r>
      <w:r>
        <w:t>T</w:t>
      </w:r>
      <w:r w:rsidRPr="00F700A0">
        <w:t>ec</w:t>
      </w:r>
      <w:r>
        <w:t>nologia que vai Revolucio</w:t>
      </w:r>
      <w:r w:rsidR="00991B5C">
        <w:t>nar Processos. 2. Ed. São Paulo</w:t>
      </w:r>
      <w:r>
        <w:t>: Atlas, 2000.</w:t>
      </w:r>
      <w:commentRangeEnd w:id="823"/>
      <w:r>
        <w:rPr>
          <w:rStyle w:val="Refdecomentrio"/>
        </w:rPr>
        <w:commentReference w:id="823"/>
      </w:r>
    </w:p>
    <w:p w14:paraId="737048DC" w14:textId="77777777" w:rsidR="00F700A0" w:rsidRPr="002B2066" w:rsidRDefault="00F700A0" w:rsidP="000169C5">
      <w:pPr>
        <w:pStyle w:val="Referncias"/>
        <w:spacing w:after="0"/>
      </w:pPr>
    </w:p>
    <w:p w14:paraId="7A843EE1" w14:textId="77777777" w:rsidR="00D72E2A" w:rsidRPr="002B2066" w:rsidRDefault="00D72E2A" w:rsidP="000169C5">
      <w:pPr>
        <w:pStyle w:val="Referncias"/>
        <w:spacing w:after="0"/>
      </w:pPr>
    </w:p>
    <w:p w14:paraId="3E6D36D3" w14:textId="2C33B5F2" w:rsidR="004E340D" w:rsidRDefault="00753ACB" w:rsidP="000169C5">
      <w:pPr>
        <w:pStyle w:val="Referncias"/>
        <w:spacing w:after="0"/>
      </w:pPr>
      <w:r w:rsidRPr="002B2066">
        <w:t>DAVENPORT</w:t>
      </w:r>
      <w:r w:rsidR="00E7134B" w:rsidRPr="002B2066">
        <w:t>, Thomas H. </w:t>
      </w:r>
      <w:r w:rsidR="00E7134B" w:rsidRPr="002B2066">
        <w:rPr>
          <w:b/>
          <w:bCs/>
        </w:rPr>
        <w:t>Reengenharia de processos</w:t>
      </w:r>
      <w:r w:rsidR="00E7134B" w:rsidRPr="00BE1B98">
        <w:rPr>
          <w:bCs/>
        </w:rPr>
        <w:t>: </w:t>
      </w:r>
      <w:r w:rsidR="00E7134B" w:rsidRPr="002B2066">
        <w:t>como inovar na empresa através da tecnologia da informação. 4. ed</w:t>
      </w:r>
      <w:r w:rsidR="003F0B53">
        <w:t>. Rio de Janeiro: Campus, 1994.</w:t>
      </w:r>
    </w:p>
    <w:p w14:paraId="56D7C2F4" w14:textId="6739FECF" w:rsidR="0057783C" w:rsidRDefault="00200ADB" w:rsidP="00200ADB">
      <w:pPr>
        <w:pStyle w:val="Referncias"/>
        <w:tabs>
          <w:tab w:val="left" w:pos="1920"/>
        </w:tabs>
        <w:spacing w:after="0"/>
      </w:pPr>
      <w:r>
        <w:tab/>
      </w:r>
    </w:p>
    <w:p w14:paraId="3CC5F3BD" w14:textId="6C87BF0F" w:rsidR="0057783C" w:rsidRDefault="0057783C" w:rsidP="000169C5">
      <w:pPr>
        <w:pStyle w:val="Referncias"/>
        <w:spacing w:after="0"/>
      </w:pPr>
    </w:p>
    <w:p w14:paraId="2EB9934B" w14:textId="6D0B24E6" w:rsidR="0057783C" w:rsidRPr="002B2066" w:rsidRDefault="0057783C" w:rsidP="000169C5">
      <w:pPr>
        <w:pStyle w:val="Referncias"/>
        <w:spacing w:after="0"/>
      </w:pPr>
      <w:commentRangeStart w:id="824"/>
      <w:r>
        <w:t xml:space="preserve">HARMON, Paul. </w:t>
      </w:r>
      <w:r w:rsidRPr="005231C6">
        <w:rPr>
          <w:b/>
        </w:rPr>
        <w:t>The State of Business Process Management</w:t>
      </w:r>
      <w:r w:rsidR="003975D8">
        <w:rPr>
          <w:b/>
        </w:rPr>
        <w:t>.</w:t>
      </w:r>
      <w:r w:rsidRPr="005231C6">
        <w:rPr>
          <w:b/>
        </w:rPr>
        <w:t xml:space="preserve"> </w:t>
      </w:r>
      <w:r w:rsidRPr="00991B5C">
        <w:t>2016</w:t>
      </w:r>
      <w:r>
        <w:t>.</w:t>
      </w:r>
      <w:r w:rsidR="003975D8">
        <w:t xml:space="preserve"> </w:t>
      </w:r>
      <w:r w:rsidR="003975D8" w:rsidRPr="00A34BE9">
        <w:t>Disponível em: &lt;</w:t>
      </w:r>
      <w:r w:rsidR="004160D5" w:rsidRPr="004160D5">
        <w:t>http://www.bptrends.com/bpt/wp-content/uploads/2015-BPT-Survey-Report.pdf</w:t>
      </w:r>
      <w:r w:rsidR="003975D8">
        <w:t>&gt;. Acesso em: 20 jun</w:t>
      </w:r>
      <w:r w:rsidR="003975D8" w:rsidRPr="00A34BE9">
        <w:t>. 201</w:t>
      </w:r>
      <w:r w:rsidR="003975D8">
        <w:t>7</w:t>
      </w:r>
      <w:r w:rsidR="003975D8" w:rsidRPr="00A34BE9">
        <w:t>.</w:t>
      </w:r>
      <w:r>
        <w:t xml:space="preserve"> </w:t>
      </w:r>
      <w:commentRangeEnd w:id="824"/>
      <w:r w:rsidR="00200ADB">
        <w:rPr>
          <w:rStyle w:val="Refdecomentrio"/>
        </w:rPr>
        <w:commentReference w:id="824"/>
      </w:r>
    </w:p>
    <w:p w14:paraId="7EDD0481" w14:textId="77777777" w:rsidR="004E340D" w:rsidRPr="002B2066" w:rsidRDefault="004E340D" w:rsidP="000169C5">
      <w:pPr>
        <w:pStyle w:val="Referncias"/>
        <w:spacing w:after="0"/>
      </w:pPr>
    </w:p>
    <w:p w14:paraId="0002D07D" w14:textId="77777777" w:rsidR="007D18E2" w:rsidRPr="002B2066" w:rsidRDefault="007D18E2" w:rsidP="000169C5">
      <w:pPr>
        <w:pStyle w:val="Referncias"/>
        <w:spacing w:after="0"/>
      </w:pPr>
    </w:p>
    <w:p w14:paraId="0704F633" w14:textId="3A17FEAA" w:rsidR="007D18E2" w:rsidRPr="002B2066" w:rsidRDefault="007D18E2" w:rsidP="000169C5">
      <w:pPr>
        <w:pStyle w:val="Referncias"/>
        <w:spacing w:after="0"/>
      </w:pPr>
      <w:r w:rsidRPr="00081D9E">
        <w:rPr>
          <w:lang w:val="en-US"/>
        </w:rPr>
        <w:t>JOHANSSON, Henry J</w:t>
      </w:r>
      <w:r w:rsidR="007362A9" w:rsidRPr="00081D9E">
        <w:rPr>
          <w:lang w:val="en-US"/>
        </w:rPr>
        <w:t xml:space="preserve"> et al</w:t>
      </w:r>
      <w:r w:rsidRPr="00081D9E">
        <w:rPr>
          <w:lang w:val="en-US"/>
        </w:rPr>
        <w:t>. </w:t>
      </w:r>
      <w:r w:rsidRPr="002B2066">
        <w:rPr>
          <w:b/>
          <w:bCs/>
        </w:rPr>
        <w:t>Processos de negócios. </w:t>
      </w:r>
      <w:r w:rsidRPr="002B2066">
        <w:t>São Paulo: Pioneira, 1995.</w:t>
      </w:r>
    </w:p>
    <w:p w14:paraId="47AD605F" w14:textId="704F18F2" w:rsidR="00F9776D" w:rsidRDefault="00F9776D" w:rsidP="000169C5">
      <w:pPr>
        <w:pStyle w:val="Referncias"/>
        <w:spacing w:after="0"/>
      </w:pPr>
    </w:p>
    <w:p w14:paraId="399E4674" w14:textId="77777777" w:rsidR="008F4B83" w:rsidRDefault="008F4B83" w:rsidP="000169C5">
      <w:pPr>
        <w:pStyle w:val="Referncias"/>
        <w:spacing w:after="0"/>
      </w:pPr>
    </w:p>
    <w:p w14:paraId="7B70DDF9" w14:textId="3198A707" w:rsidR="001729F4" w:rsidRDefault="001729F4" w:rsidP="000169C5">
      <w:pPr>
        <w:pStyle w:val="Referncias"/>
        <w:spacing w:after="0"/>
      </w:pPr>
      <w:r>
        <w:t xml:space="preserve">MAXIMIANO, Antonio Cesar Amaru. </w:t>
      </w:r>
      <w:r w:rsidRPr="001729F4">
        <w:rPr>
          <w:b/>
        </w:rPr>
        <w:t>Fundamentos da Administração</w:t>
      </w:r>
      <w:r w:rsidRPr="00BE1B98">
        <w:t>:</w:t>
      </w:r>
      <w:r>
        <w:t xml:space="preserve"> manual compacto para as disciplinas TGA e introdução à administração.</w:t>
      </w:r>
      <w:r w:rsidR="004313B7">
        <w:t xml:space="preserve"> 2. ed.  São Paulo: Atlas, 2009.</w:t>
      </w:r>
    </w:p>
    <w:p w14:paraId="484C9461" w14:textId="77777777" w:rsidR="004313B7" w:rsidRDefault="004313B7" w:rsidP="000169C5">
      <w:pPr>
        <w:pStyle w:val="Referncias"/>
        <w:spacing w:after="0"/>
      </w:pPr>
    </w:p>
    <w:p w14:paraId="20E08DBD" w14:textId="77777777" w:rsidR="001729F4" w:rsidRDefault="001729F4" w:rsidP="000169C5">
      <w:pPr>
        <w:pStyle w:val="Referncias"/>
        <w:spacing w:after="0"/>
      </w:pPr>
    </w:p>
    <w:p w14:paraId="26A5B837" w14:textId="5410BAF1" w:rsidR="008F4B83" w:rsidRPr="002B2066" w:rsidRDefault="008F4B83" w:rsidP="000169C5">
      <w:pPr>
        <w:pStyle w:val="Referncias"/>
        <w:spacing w:after="0"/>
      </w:pPr>
      <w:r>
        <w:t>MONTEIRO</w:t>
      </w:r>
      <w:r w:rsidRPr="00C05CCC">
        <w:t xml:space="preserve">, </w:t>
      </w:r>
      <w:r>
        <w:t>Jamir Mendes</w:t>
      </w:r>
      <w:r w:rsidRPr="00C05CCC">
        <w:t xml:space="preserve">. </w:t>
      </w:r>
      <w:r w:rsidRPr="008F4B83">
        <w:t>DA ORGANIZAÇÃO VERTICAL PARA A ORGANIZAÇÃO HORIZONTAL. ASPECTOS DA TRANSIÇÃO EMPRESARIAL TENDO UM SISTEMA ERP COMO ELEMENTO FACILITADOR</w:t>
      </w:r>
      <w:r w:rsidRPr="00C05CCC">
        <w:t xml:space="preserve">. </w:t>
      </w:r>
      <w:r w:rsidRPr="008F4B83">
        <w:rPr>
          <w:b/>
        </w:rPr>
        <w:t>eGesta -</w:t>
      </w:r>
      <w:r>
        <w:t xml:space="preserve"> </w:t>
      </w:r>
      <w:r w:rsidRPr="008F4B83">
        <w:rPr>
          <w:b/>
        </w:rPr>
        <w:t>Revista Eletrônica de Gestão de Negócios</w:t>
      </w:r>
      <w:r w:rsidRPr="00C05CCC">
        <w:t>,</w:t>
      </w:r>
      <w:r w:rsidR="00F577E0">
        <w:t xml:space="preserve"> Santos,</w:t>
      </w:r>
      <w:r w:rsidR="000169C5">
        <w:t xml:space="preserve"> v. 2, n. 1</w:t>
      </w:r>
      <w:r w:rsidRPr="00C05CCC">
        <w:t xml:space="preserve">, p. </w:t>
      </w:r>
      <w:r>
        <w:t>128 - 130</w:t>
      </w:r>
      <w:r w:rsidRPr="00C05CCC">
        <w:t xml:space="preserve">, </w:t>
      </w:r>
      <w:r>
        <w:t>jan</w:t>
      </w:r>
      <w:r w:rsidR="00921BF4">
        <w:t>/</w:t>
      </w:r>
      <w:r>
        <w:t>mar</w:t>
      </w:r>
      <w:r w:rsidRPr="00C05CCC">
        <w:t xml:space="preserve"> </w:t>
      </w:r>
      <w:r w:rsidR="00F23FF6">
        <w:t>2006</w:t>
      </w:r>
      <w:r w:rsidRPr="00C05CCC">
        <w:t xml:space="preserve">. ISSN </w:t>
      </w:r>
      <w:r w:rsidR="00921BF4" w:rsidRPr="00921BF4">
        <w:t>1809-0079</w:t>
      </w:r>
      <w:r w:rsidRPr="00C05CCC">
        <w:t xml:space="preserve">. </w:t>
      </w:r>
      <w:r w:rsidRPr="003975D8">
        <w:t>Disponível em: &lt;</w:t>
      </w:r>
      <w:r w:rsidR="00921BF4" w:rsidRPr="003975D8">
        <w:t>http://www.unisantos.br/mestrado/gestao/egesta/artigos/59.pdf</w:t>
      </w:r>
      <w:r w:rsidRPr="003975D8">
        <w:t>&gt;. Acesso em: 14 out. 2016.</w:t>
      </w:r>
    </w:p>
    <w:p w14:paraId="76F25502" w14:textId="71F31728" w:rsidR="008F4B83" w:rsidRDefault="008F4B83" w:rsidP="000169C5">
      <w:pPr>
        <w:pStyle w:val="Referncias"/>
        <w:spacing w:after="0"/>
      </w:pPr>
    </w:p>
    <w:p w14:paraId="15CC5EE8" w14:textId="4D290CEB" w:rsidR="008F4B83" w:rsidRDefault="008F4B83" w:rsidP="000169C5">
      <w:pPr>
        <w:pStyle w:val="Referncias"/>
        <w:spacing w:after="0"/>
      </w:pPr>
    </w:p>
    <w:p w14:paraId="7BD0F108" w14:textId="3B84F57D" w:rsidR="007F2709" w:rsidRDefault="007F2709" w:rsidP="000169C5">
      <w:pPr>
        <w:pStyle w:val="Referncias"/>
        <w:spacing w:after="0"/>
      </w:pPr>
      <w:r>
        <w:t>NETTO</w:t>
      </w:r>
      <w:r w:rsidRPr="002B2066">
        <w:t>,</w:t>
      </w:r>
      <w:r>
        <w:t xml:space="preserve"> Clóvis Alvarenga</w:t>
      </w:r>
      <w:r w:rsidRPr="002B2066">
        <w:t>.</w:t>
      </w:r>
      <w:r>
        <w:t xml:space="preserve"> Definindo Gestão por Processos: características, vantagens e desvantagens. In: </w:t>
      </w:r>
      <w:r w:rsidRPr="007F2709">
        <w:t>LAURINDO, Fernando José Barbin; ROTONDARO, Roberto G</w:t>
      </w:r>
      <w:r>
        <w:t xml:space="preserve">ilioli </w:t>
      </w:r>
      <w:r w:rsidRPr="007F2709">
        <w:t>(Coord.). </w:t>
      </w:r>
      <w:r w:rsidRPr="007F2709">
        <w:rPr>
          <w:b/>
          <w:bCs/>
        </w:rPr>
        <w:t>Gestão integrada de processos e da tecnologia da informação. </w:t>
      </w:r>
      <w:r w:rsidRPr="007F2709">
        <w:t>São Paulo: Atlas, 2006</w:t>
      </w:r>
      <w:r>
        <w:t>.</w:t>
      </w:r>
      <w:r w:rsidRPr="002B2066">
        <w:t xml:space="preserve"> </w:t>
      </w:r>
      <w:r>
        <w:t>p. 14-37</w:t>
      </w:r>
      <w:r w:rsidRPr="002B2066">
        <w:t>.</w:t>
      </w:r>
    </w:p>
    <w:p w14:paraId="76CA9AE4" w14:textId="4D81003B" w:rsidR="000169C5" w:rsidRDefault="000169C5" w:rsidP="000169C5">
      <w:pPr>
        <w:pStyle w:val="Referncias"/>
        <w:spacing w:after="0"/>
      </w:pPr>
    </w:p>
    <w:p w14:paraId="5DA7DAEC" w14:textId="077F5904" w:rsidR="002C3AB4" w:rsidRDefault="002C3AB4" w:rsidP="000169C5">
      <w:pPr>
        <w:pStyle w:val="Referncias"/>
        <w:spacing w:after="0"/>
      </w:pPr>
    </w:p>
    <w:p w14:paraId="6D4D0C02" w14:textId="5333A640" w:rsidR="00C9780A" w:rsidRDefault="00C9780A" w:rsidP="000169C5">
      <w:pPr>
        <w:pStyle w:val="Referncias"/>
        <w:spacing w:after="0"/>
      </w:pPr>
      <w:commentRangeStart w:id="825"/>
      <w:r>
        <w:t xml:space="preserve">OBJECT MANAGEMENT GROUP. </w:t>
      </w:r>
      <w:r w:rsidR="00AD372D" w:rsidRPr="00AD372D">
        <w:rPr>
          <w:b/>
        </w:rPr>
        <w:t>Business Process Model and Notation (BPMN)</w:t>
      </w:r>
      <w:r w:rsidR="000E57DE" w:rsidRPr="00E435D2">
        <w:t>:</w:t>
      </w:r>
      <w:r w:rsidR="000E57DE">
        <w:t xml:space="preserve"> Version 2.0</w:t>
      </w:r>
      <w:r>
        <w:t>. Disponível em: &lt;</w:t>
      </w:r>
      <w:r w:rsidR="004160D5" w:rsidRPr="004160D5">
        <w:t>http://www.omg.org/spec/BPMN/2.0/PDF/</w:t>
      </w:r>
      <w:r>
        <w:t>&gt;. Acesso em: 21 out. 2016.</w:t>
      </w:r>
      <w:commentRangeEnd w:id="825"/>
      <w:r w:rsidR="002C3AB4">
        <w:rPr>
          <w:rStyle w:val="Refdecomentrio"/>
        </w:rPr>
        <w:commentReference w:id="825"/>
      </w:r>
    </w:p>
    <w:p w14:paraId="24158261" w14:textId="4C48C0CA" w:rsidR="00C9780A" w:rsidRDefault="00C9780A" w:rsidP="00C9780A">
      <w:pPr>
        <w:pStyle w:val="Referncias"/>
        <w:tabs>
          <w:tab w:val="left" w:pos="5640"/>
        </w:tabs>
        <w:spacing w:after="0"/>
      </w:pPr>
      <w:r>
        <w:tab/>
      </w:r>
    </w:p>
    <w:p w14:paraId="47AA296C" w14:textId="5D1DDA7E" w:rsidR="000169C5" w:rsidRDefault="000169C5" w:rsidP="000169C5">
      <w:pPr>
        <w:pStyle w:val="Referncias"/>
        <w:spacing w:after="0"/>
      </w:pPr>
    </w:p>
    <w:p w14:paraId="5D5403CA" w14:textId="056F032F" w:rsidR="000169C5" w:rsidRDefault="000169C5" w:rsidP="000169C5">
      <w:pPr>
        <w:pStyle w:val="Referncias"/>
        <w:spacing w:after="0"/>
      </w:pPr>
      <w:r w:rsidRPr="002B2066">
        <w:lastRenderedPageBreak/>
        <w:t xml:space="preserve">ORCHESTRA. </w:t>
      </w:r>
      <w:r w:rsidRPr="002B2066">
        <w:rPr>
          <w:b/>
        </w:rPr>
        <w:t>Orchestra</w:t>
      </w:r>
      <w:r w:rsidRPr="002B2066">
        <w:t>. Disponível em: &lt;http://orchestra.ow2.org/xwiki/bin/view/Main/WebHome&gt;. Acesso em: 11</w:t>
      </w:r>
      <w:r>
        <w:t xml:space="preserve"> abril </w:t>
      </w:r>
      <w:r w:rsidRPr="002B2066">
        <w:t>2016.</w:t>
      </w:r>
    </w:p>
    <w:p w14:paraId="4ECEDF81" w14:textId="77777777" w:rsidR="007F2709" w:rsidRPr="002B2066" w:rsidRDefault="007F2709" w:rsidP="000169C5">
      <w:pPr>
        <w:pStyle w:val="Referncias"/>
        <w:spacing w:after="0"/>
      </w:pPr>
    </w:p>
    <w:p w14:paraId="27DCAA52" w14:textId="77777777" w:rsidR="00F9776D" w:rsidRPr="002B2066" w:rsidRDefault="00F9776D" w:rsidP="000169C5">
      <w:pPr>
        <w:pStyle w:val="Referncias"/>
        <w:spacing w:after="0"/>
      </w:pPr>
    </w:p>
    <w:p w14:paraId="7A7BE64C" w14:textId="1B14358A" w:rsidR="00E7134B" w:rsidRDefault="00120BC5" w:rsidP="000169C5">
      <w:pPr>
        <w:pStyle w:val="Referncias"/>
        <w:spacing w:after="0"/>
      </w:pPr>
      <w:r w:rsidRPr="002B2066">
        <w:t>PAVANI JÚNIOR</w:t>
      </w:r>
      <w:r w:rsidR="00E7134B" w:rsidRPr="002B2066">
        <w:t>, Orlando; SCUCUGLIA, Rafael. </w:t>
      </w:r>
      <w:r w:rsidR="00E7134B" w:rsidRPr="002B2066">
        <w:rPr>
          <w:b/>
          <w:bCs/>
        </w:rPr>
        <w:t>Mapeamento e gestão por processos</w:t>
      </w:r>
      <w:r w:rsidR="00E7134B" w:rsidRPr="00BE1B98">
        <w:rPr>
          <w:bCs/>
        </w:rPr>
        <w:t>:</w:t>
      </w:r>
      <w:r w:rsidR="00E7134B" w:rsidRPr="002B2066">
        <w:rPr>
          <w:b/>
          <w:bCs/>
        </w:rPr>
        <w:t> </w:t>
      </w:r>
      <w:r w:rsidR="00E7134B" w:rsidRPr="002B2066">
        <w:t>BPM</w:t>
      </w:r>
      <w:r w:rsidR="00932904">
        <w:t xml:space="preserve"> </w:t>
      </w:r>
      <w:r w:rsidR="00E7134B" w:rsidRPr="002B2066">
        <w:t>: business process manageme</w:t>
      </w:r>
      <w:r w:rsidR="00BE1B98">
        <w:t>nt</w:t>
      </w:r>
      <w:r w:rsidR="003F0B53">
        <w:t>. São Paulo: M. Books, 2011.</w:t>
      </w:r>
    </w:p>
    <w:p w14:paraId="314F647B" w14:textId="6D0A6849" w:rsidR="000169C5" w:rsidRDefault="000169C5" w:rsidP="000169C5">
      <w:pPr>
        <w:pStyle w:val="Referncias"/>
        <w:spacing w:after="0"/>
      </w:pPr>
    </w:p>
    <w:p w14:paraId="351B471A" w14:textId="77777777" w:rsidR="00083BA5" w:rsidRDefault="00083BA5" w:rsidP="000169C5">
      <w:pPr>
        <w:pStyle w:val="Referncias"/>
        <w:spacing w:after="0"/>
      </w:pPr>
    </w:p>
    <w:p w14:paraId="0067C22B" w14:textId="68AC33E2" w:rsidR="00672E31" w:rsidRDefault="00672E31" w:rsidP="000169C5">
      <w:pPr>
        <w:pStyle w:val="Referncias"/>
        <w:spacing w:after="0"/>
      </w:pPr>
      <w:r>
        <w:t>PORTER, Michael E.</w:t>
      </w:r>
      <w:r w:rsidRPr="00672E31">
        <w:rPr>
          <w:rFonts w:ascii="Arial" w:hAnsi="Arial" w:cs="Arial"/>
          <w:b/>
          <w:bCs/>
          <w:color w:val="666666"/>
          <w:sz w:val="18"/>
          <w:szCs w:val="18"/>
          <w:shd w:val="clear" w:color="auto" w:fill="F7F7F7"/>
        </w:rPr>
        <w:t xml:space="preserve"> </w:t>
      </w:r>
      <w:r w:rsidRPr="00672E31">
        <w:rPr>
          <w:b/>
          <w:bCs/>
        </w:rPr>
        <w:t>Vantagem competitiva</w:t>
      </w:r>
      <w:r w:rsidRPr="00BE1B98">
        <w:rPr>
          <w:bCs/>
        </w:rPr>
        <w:t>: </w:t>
      </w:r>
      <w:r w:rsidRPr="00672E31">
        <w:t>criando e sustentando um desempenho superior. Rio de Janeiro: Campus, 1989</w:t>
      </w:r>
      <w:r>
        <w:t>.</w:t>
      </w:r>
    </w:p>
    <w:p w14:paraId="4B426DAF" w14:textId="3BA13B09" w:rsidR="00672E31" w:rsidRDefault="00672E31" w:rsidP="000169C5">
      <w:pPr>
        <w:pStyle w:val="Referncias"/>
        <w:spacing w:after="0"/>
      </w:pPr>
    </w:p>
    <w:p w14:paraId="3362A1A9" w14:textId="77777777" w:rsidR="004160D5" w:rsidRPr="002B2066" w:rsidRDefault="004160D5" w:rsidP="000169C5">
      <w:pPr>
        <w:pStyle w:val="Referncias"/>
        <w:spacing w:after="0"/>
      </w:pPr>
    </w:p>
    <w:p w14:paraId="4EB9BF16" w14:textId="34961BF6" w:rsidR="00991B5C" w:rsidRDefault="00991B5C" w:rsidP="000169C5">
      <w:pPr>
        <w:pStyle w:val="Referncias"/>
        <w:spacing w:after="0"/>
      </w:pPr>
      <w:r w:rsidRPr="00991B5C">
        <w:t>SILVA, Edna Lúc</w:t>
      </w:r>
      <w:r>
        <w:t>ia da; LÚCIA DA SILVA, E. M. M.</w:t>
      </w:r>
      <w:r w:rsidRPr="00991B5C">
        <w:t xml:space="preserve"> </w:t>
      </w:r>
      <w:r w:rsidRPr="00991B5C">
        <w:rPr>
          <w:b/>
        </w:rPr>
        <w:t>Metodologia da Pesquisa e Elaboração de Dissertação</w:t>
      </w:r>
      <w:r w:rsidRPr="00991B5C">
        <w:t>. Florianópolis: UFSC</w:t>
      </w:r>
      <w:r>
        <w:t>, 2005</w:t>
      </w:r>
      <w:r w:rsidRPr="00991B5C">
        <w:t>.</w:t>
      </w:r>
    </w:p>
    <w:p w14:paraId="284DE8F0" w14:textId="423D25A2" w:rsidR="00991B5C" w:rsidRDefault="00991B5C" w:rsidP="000169C5">
      <w:pPr>
        <w:pStyle w:val="Referncias"/>
        <w:spacing w:after="0"/>
      </w:pPr>
    </w:p>
    <w:p w14:paraId="3ED99463" w14:textId="77777777" w:rsidR="00991B5C" w:rsidRDefault="00991B5C" w:rsidP="000169C5">
      <w:pPr>
        <w:pStyle w:val="Referncias"/>
        <w:spacing w:after="0"/>
      </w:pPr>
    </w:p>
    <w:p w14:paraId="4E8D5566" w14:textId="7ADB6B8B" w:rsidR="00054E41" w:rsidRPr="00054E41" w:rsidRDefault="00054E41" w:rsidP="000169C5">
      <w:pPr>
        <w:pStyle w:val="Referncias"/>
        <w:spacing w:after="0"/>
      </w:pPr>
      <w:r w:rsidRPr="00054E41">
        <w:t xml:space="preserve">SORDI, José Osvaldo </w:t>
      </w:r>
      <w:r w:rsidR="00113A85">
        <w:t>d</w:t>
      </w:r>
      <w:r w:rsidRPr="00054E41">
        <w:t>e; SPELTA, Andrea Giovanni</w:t>
      </w:r>
      <w:r w:rsidR="000A530D">
        <w:t xml:space="preserve">. </w:t>
      </w:r>
      <w:r w:rsidR="000A530D" w:rsidRPr="000A530D">
        <w:t xml:space="preserve">Análise de Componentes da </w:t>
      </w:r>
      <w:r w:rsidR="000344DB">
        <w:t>L</w:t>
      </w:r>
      <w:r w:rsidR="000A530D" w:rsidRPr="000A530D">
        <w:t>Tecnologia de Business Process Management System (BPMS) sob a Perspectiva de um Caso Prático</w:t>
      </w:r>
      <w:r w:rsidRPr="00054E41">
        <w:t>. </w:t>
      </w:r>
      <w:r w:rsidRPr="00054E41">
        <w:rPr>
          <w:b/>
        </w:rPr>
        <w:t>JISTEM J.Inf.Syst. Technol. Manag. (Online)</w:t>
      </w:r>
      <w:r>
        <w:t xml:space="preserve">, </w:t>
      </w:r>
      <w:r w:rsidRPr="00054E41">
        <w:t>São Pa</w:t>
      </w:r>
      <w:r w:rsidR="003A52B8">
        <w:t>ulo, v. 4, n. 1, p. 71-94, 2007</w:t>
      </w:r>
      <w:r w:rsidRPr="00054E41">
        <w:t xml:space="preserve">. </w:t>
      </w:r>
      <w:r>
        <w:t xml:space="preserve">Disponível em: </w:t>
      </w:r>
      <w:r w:rsidRPr="00054E41">
        <w:t xml:space="preserve">&lt;http://www.scielo.br/scielo.php?script=sci_arttext&amp;pid=S1807-17752007000100005&amp;lng=en&amp;nrm=iso&gt;. </w:t>
      </w:r>
      <w:r>
        <w:t xml:space="preserve">Acesso em: </w:t>
      </w:r>
      <w:r w:rsidRPr="00054E41">
        <w:t>06 </w:t>
      </w:r>
      <w:r w:rsidR="003F38C1">
        <w:t>o</w:t>
      </w:r>
      <w:r>
        <w:t>ut</w:t>
      </w:r>
      <w:r w:rsidRPr="00054E41">
        <w:t>. 2016.</w:t>
      </w:r>
      <w:r w:rsidR="000C13C2">
        <w:tab/>
      </w:r>
      <w:r w:rsidR="000C13C2">
        <w:tab/>
      </w:r>
    </w:p>
    <w:p w14:paraId="464F1AA1" w14:textId="77777777" w:rsidR="00054E41" w:rsidRDefault="00054E41" w:rsidP="000169C5">
      <w:pPr>
        <w:pStyle w:val="Referncias"/>
        <w:spacing w:after="0"/>
      </w:pPr>
    </w:p>
    <w:p w14:paraId="4786FA39" w14:textId="77777777" w:rsidR="00054E41" w:rsidRDefault="00054E41" w:rsidP="000169C5">
      <w:pPr>
        <w:pStyle w:val="Referncias"/>
        <w:spacing w:after="0"/>
      </w:pPr>
    </w:p>
    <w:p w14:paraId="4C4612F9" w14:textId="55A21EDD" w:rsidR="00293EAC" w:rsidRPr="002B2066" w:rsidRDefault="00F86C03" w:rsidP="000169C5">
      <w:pPr>
        <w:pStyle w:val="Referncias"/>
        <w:spacing w:after="0"/>
      </w:pPr>
      <w:r w:rsidRPr="002B2066">
        <w:t>SYDLE</w:t>
      </w:r>
      <w:r w:rsidR="00293EAC" w:rsidRPr="002B2066">
        <w:t xml:space="preserve">. </w:t>
      </w:r>
      <w:r w:rsidR="00293EAC" w:rsidRPr="002B2066">
        <w:rPr>
          <w:b/>
        </w:rPr>
        <w:t>BPM</w:t>
      </w:r>
      <w:r w:rsidR="00293EAC" w:rsidRPr="002B2066">
        <w:t>. Disponível em: &lt;http://www.sydle.com/br/bpm/&gt;. Acesso em: 3 abril 2016.</w:t>
      </w:r>
    </w:p>
    <w:p w14:paraId="3752ADB4" w14:textId="77777777" w:rsidR="00293EAC" w:rsidRPr="002B2066" w:rsidRDefault="00293EAC" w:rsidP="000169C5">
      <w:pPr>
        <w:pStyle w:val="Referncias"/>
        <w:spacing w:after="0"/>
      </w:pPr>
    </w:p>
    <w:p w14:paraId="79DEA4A9" w14:textId="77777777" w:rsidR="00293EAC" w:rsidRPr="002B2066" w:rsidRDefault="00293EAC" w:rsidP="000169C5">
      <w:pPr>
        <w:pStyle w:val="Referncias"/>
        <w:spacing w:after="0"/>
      </w:pPr>
    </w:p>
    <w:p w14:paraId="335A24E5" w14:textId="52D9F791" w:rsidR="00D00E4A" w:rsidRDefault="00E7134B" w:rsidP="00B25C88">
      <w:pPr>
        <w:pStyle w:val="Referncias"/>
      </w:pPr>
      <w:r w:rsidRPr="002B2066">
        <w:t xml:space="preserve">VALLE, Rogério; </w:t>
      </w:r>
      <w:r w:rsidR="0054153B">
        <w:t>COSTA</w:t>
      </w:r>
      <w:r w:rsidRPr="002B2066">
        <w:t xml:space="preserve">, </w:t>
      </w:r>
      <w:r w:rsidR="0054153B">
        <w:t>Marília Magarão</w:t>
      </w:r>
      <w:r w:rsidRPr="002B2066">
        <w:t>.</w:t>
      </w:r>
      <w:r w:rsidR="0054153B">
        <w:t xml:space="preserve"> Gerenciar os processos para agregar valor à organização. In: </w:t>
      </w:r>
      <w:r w:rsidR="0054153B" w:rsidRPr="0054153B">
        <w:t xml:space="preserve">VALLE, Rogério; </w:t>
      </w:r>
      <w:r w:rsidR="0029653B">
        <w:t>OLIVEIRA</w:t>
      </w:r>
      <w:r w:rsidR="0054153B" w:rsidRPr="0054153B">
        <w:t>, Saulo</w:t>
      </w:r>
      <w:r w:rsidR="0029653B">
        <w:t xml:space="preserve"> Barbará de</w:t>
      </w:r>
      <w:r w:rsidR="0054153B" w:rsidRPr="0054153B">
        <w:t xml:space="preserve"> (Org.)</w:t>
      </w:r>
      <w:r w:rsidR="0054153B">
        <w:t>.</w:t>
      </w:r>
      <w:r w:rsidRPr="002B2066">
        <w:t> </w:t>
      </w:r>
      <w:r w:rsidRPr="002B2066">
        <w:rPr>
          <w:b/>
          <w:bCs/>
        </w:rPr>
        <w:t>Análise e modelagem de processos de negócio</w:t>
      </w:r>
      <w:r w:rsidRPr="00060736">
        <w:rPr>
          <w:bCs/>
        </w:rPr>
        <w:t>: </w:t>
      </w:r>
      <w:r w:rsidRPr="002B2066">
        <w:t xml:space="preserve">foco na notação BPMN (Business Process Modeling </w:t>
      </w:r>
      <w:r w:rsidR="00B25C88">
        <w:t>Notation). São Paulo: Atlas, 20</w:t>
      </w:r>
      <w:r w:rsidR="001B74A5">
        <w:t>11</w:t>
      </w:r>
      <w:r w:rsidRPr="002B2066">
        <w:t xml:space="preserve">. </w:t>
      </w:r>
      <w:r w:rsidR="0054153B">
        <w:t>p. 1-14</w:t>
      </w:r>
      <w:r w:rsidRPr="002B2066">
        <w:t>.</w:t>
      </w:r>
    </w:p>
    <w:p w14:paraId="44464747" w14:textId="28E925AC" w:rsidR="005A00EE" w:rsidRPr="004A1EC9" w:rsidRDefault="00D00E4A">
      <w:pPr>
        <w:suppressAutoHyphens w:val="0"/>
        <w:jc w:val="left"/>
        <w:pPrChange w:id="826" w:author="Patrick Machado" w:date="2017-06-20T19:00:00Z">
          <w:pPr>
            <w:pStyle w:val="FOLHADEROSTO"/>
          </w:pPr>
        </w:pPrChange>
      </w:pPr>
      <w:r>
        <w:br w:type="page"/>
      </w:r>
      <w:r w:rsidR="005A00EE">
        <w:lastRenderedPageBreak/>
        <w:br w:type="page"/>
      </w:r>
    </w:p>
    <w:p w14:paraId="572936F3" w14:textId="77777777" w:rsidR="005A00EE" w:rsidRPr="004A1EC9" w:rsidRDefault="005A00EE" w:rsidP="005A00EE">
      <w:pPr>
        <w:pStyle w:val="FOLHADEROSTO"/>
      </w:pPr>
    </w:p>
    <w:p w14:paraId="632DDF0B" w14:textId="77777777" w:rsidR="005A00EE" w:rsidRPr="004A1EC9" w:rsidRDefault="005A00EE" w:rsidP="005A00EE">
      <w:pPr>
        <w:pStyle w:val="FOLHADEROSTO"/>
      </w:pPr>
    </w:p>
    <w:p w14:paraId="71D28FDF" w14:textId="77777777" w:rsidR="005A00EE" w:rsidRPr="004A1EC9" w:rsidRDefault="005A00EE" w:rsidP="005A00EE">
      <w:pPr>
        <w:pStyle w:val="FOLHADEROSTO"/>
      </w:pPr>
    </w:p>
    <w:p w14:paraId="35E646EA" w14:textId="77777777" w:rsidR="005A00EE" w:rsidRPr="004A1EC9" w:rsidRDefault="005A00EE" w:rsidP="005A00EE">
      <w:pPr>
        <w:pStyle w:val="FOLHADEROSTO"/>
      </w:pPr>
    </w:p>
    <w:p w14:paraId="5E3B3DDF" w14:textId="77777777" w:rsidR="005A00EE" w:rsidRPr="004A1EC9" w:rsidRDefault="005A00EE" w:rsidP="005A00EE">
      <w:pPr>
        <w:pStyle w:val="FOLHADEROSTO"/>
      </w:pPr>
    </w:p>
    <w:p w14:paraId="21C17D10" w14:textId="77777777" w:rsidR="005A00EE" w:rsidRPr="004A1EC9" w:rsidRDefault="005A00EE" w:rsidP="005A00EE">
      <w:pPr>
        <w:pStyle w:val="FOLHADEROSTO"/>
      </w:pPr>
    </w:p>
    <w:p w14:paraId="16E79B9E" w14:textId="77777777" w:rsidR="005A00EE" w:rsidRPr="004A1EC9" w:rsidRDefault="005A00EE" w:rsidP="005A00EE">
      <w:pPr>
        <w:pStyle w:val="FOLHADEROSTO"/>
      </w:pPr>
    </w:p>
    <w:p w14:paraId="4E49B6D8" w14:textId="77777777" w:rsidR="005A00EE" w:rsidRPr="004A1EC9" w:rsidRDefault="005A00EE" w:rsidP="005A00EE">
      <w:pPr>
        <w:pStyle w:val="FOLHADEROSTO"/>
      </w:pPr>
    </w:p>
    <w:p w14:paraId="7CF84A04" w14:textId="77777777" w:rsidR="005A00EE" w:rsidRPr="004A1EC9" w:rsidRDefault="005A00EE" w:rsidP="005A00EE">
      <w:pPr>
        <w:pStyle w:val="FOLHADEROSTO"/>
      </w:pPr>
    </w:p>
    <w:p w14:paraId="5C3C7B94" w14:textId="77777777" w:rsidR="005A00EE" w:rsidRPr="004A1EC9" w:rsidRDefault="005A00EE" w:rsidP="005A00EE">
      <w:pPr>
        <w:pStyle w:val="FOLHADEROSTO"/>
      </w:pPr>
    </w:p>
    <w:p w14:paraId="175DCDFC" w14:textId="77777777" w:rsidR="005A00EE" w:rsidRPr="004A1EC9" w:rsidRDefault="005A00EE" w:rsidP="005A00EE">
      <w:pPr>
        <w:pStyle w:val="FOLHADEROSTO"/>
      </w:pPr>
    </w:p>
    <w:p w14:paraId="04B401A2" w14:textId="77777777" w:rsidR="005A00EE" w:rsidRPr="004A1EC9" w:rsidRDefault="005A00EE" w:rsidP="005A00EE">
      <w:pPr>
        <w:pStyle w:val="FOLHADEROSTO"/>
      </w:pPr>
    </w:p>
    <w:p w14:paraId="08AF6977" w14:textId="77777777" w:rsidR="005A00EE" w:rsidRPr="004A1EC9" w:rsidRDefault="005A00EE" w:rsidP="005A00EE">
      <w:pPr>
        <w:pStyle w:val="Ttulosps-textuais"/>
      </w:pPr>
      <w:bookmarkStart w:id="827" w:name="_Toc286994358"/>
      <w:bookmarkStart w:id="828" w:name="_Toc485751709"/>
      <w:r w:rsidRPr="004A1EC9">
        <w:t>A</w:t>
      </w:r>
      <w:r>
        <w:t>PÊNDICES</w:t>
      </w:r>
      <w:bookmarkEnd w:id="827"/>
      <w:bookmarkEnd w:id="828"/>
    </w:p>
    <w:p w14:paraId="042A7455" w14:textId="23EF6E6C" w:rsidR="005A00EE" w:rsidRDefault="005A00EE">
      <w:pPr>
        <w:suppressAutoHyphens w:val="0"/>
        <w:jc w:val="left"/>
      </w:pPr>
      <w:r>
        <w:br w:type="page"/>
      </w:r>
    </w:p>
    <w:p w14:paraId="336BE97F" w14:textId="23735F36" w:rsidR="00D00E4A" w:rsidRDefault="005A00EE" w:rsidP="005A00EE">
      <w:pPr>
        <w:pStyle w:val="Ttulosps-textuais"/>
      </w:pPr>
      <w:bookmarkStart w:id="829" w:name="_Toc485751710"/>
      <w:r w:rsidRPr="005A00EE">
        <w:lastRenderedPageBreak/>
        <w:t xml:space="preserve">APÊNDICE A – </w:t>
      </w:r>
      <w:r>
        <w:t>Cronograma de desenvolvimento do projeto</w:t>
      </w:r>
      <w:bookmarkEnd w:id="829"/>
    </w:p>
    <w:tbl>
      <w:tblPr>
        <w:tblW w:w="9266"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603"/>
        <w:gridCol w:w="333"/>
        <w:gridCol w:w="333"/>
        <w:gridCol w:w="333"/>
        <w:gridCol w:w="333"/>
        <w:gridCol w:w="333"/>
        <w:gridCol w:w="333"/>
        <w:gridCol w:w="333"/>
        <w:gridCol w:w="333"/>
        <w:gridCol w:w="333"/>
        <w:gridCol w:w="334"/>
        <w:gridCol w:w="333"/>
        <w:gridCol w:w="333"/>
        <w:gridCol w:w="333"/>
        <w:gridCol w:w="333"/>
        <w:gridCol w:w="333"/>
        <w:gridCol w:w="333"/>
        <w:gridCol w:w="333"/>
        <w:gridCol w:w="333"/>
        <w:gridCol w:w="333"/>
        <w:gridCol w:w="335"/>
      </w:tblGrid>
      <w:tr w:rsidR="00D00E4A" w:rsidRPr="00570FE8" w14:paraId="1E823177" w14:textId="5782A2F9" w:rsidTr="00D00E4A">
        <w:trPr>
          <w:trHeight w:val="273"/>
        </w:trPr>
        <w:tc>
          <w:tcPr>
            <w:tcW w:w="2603" w:type="dxa"/>
            <w:tcBorders>
              <w:right w:val="single" w:sz="4" w:space="0" w:color="auto"/>
            </w:tcBorders>
            <w:shd w:val="clear" w:color="auto" w:fill="808080"/>
            <w:vAlign w:val="center"/>
          </w:tcPr>
          <w:p w14:paraId="6E5D329E" w14:textId="77777777" w:rsidR="00D00E4A" w:rsidRPr="00AF52F2" w:rsidRDefault="00D00E4A" w:rsidP="00D00E4A">
            <w:pPr>
              <w:pStyle w:val="Ttulodetabela"/>
              <w:spacing w:after="0"/>
              <w:ind w:firstLine="60"/>
              <w:jc w:val="left"/>
              <w:rPr>
                <w:rFonts w:ascii="Arial" w:hAnsi="Arial" w:cs="Arial"/>
                <w:i w:val="0"/>
                <w:color w:val="FFFFFF"/>
                <w:sz w:val="16"/>
                <w:szCs w:val="16"/>
              </w:rPr>
            </w:pPr>
            <w:r w:rsidRPr="00AF52F2">
              <w:rPr>
                <w:rFonts w:ascii="Arial" w:hAnsi="Arial" w:cs="Arial"/>
                <w:i w:val="0"/>
                <w:color w:val="FFFFFF"/>
                <w:sz w:val="16"/>
                <w:szCs w:val="16"/>
              </w:rPr>
              <w:t>ATIVIDADE</w:t>
            </w:r>
            <w:r>
              <w:rPr>
                <w:rFonts w:ascii="Arial" w:hAnsi="Arial" w:cs="Arial"/>
                <w:i w:val="0"/>
                <w:color w:val="FFFFFF"/>
                <w:sz w:val="16"/>
                <w:szCs w:val="16"/>
              </w:rPr>
              <w:t>S / ENTREGAS</w:t>
            </w:r>
          </w:p>
        </w:tc>
        <w:tc>
          <w:tcPr>
            <w:tcW w:w="1665" w:type="dxa"/>
            <w:gridSpan w:val="5"/>
            <w:shd w:val="clear" w:color="auto" w:fill="808080" w:themeFill="background1" w:themeFillShade="80"/>
            <w:vAlign w:val="center"/>
          </w:tcPr>
          <w:p w14:paraId="32592175" w14:textId="72604BB9" w:rsidR="00D00E4A" w:rsidRPr="00D00E4A" w:rsidRDefault="00D00E4A" w:rsidP="00D00E4A">
            <w:pPr>
              <w:pStyle w:val="Ttulodetabela"/>
              <w:spacing w:after="0"/>
              <w:ind w:firstLine="60"/>
              <w:rPr>
                <w:rFonts w:ascii="Arial" w:hAnsi="Arial" w:cs="Arial"/>
                <w:i w:val="0"/>
                <w:color w:val="FFFFFF"/>
                <w:sz w:val="16"/>
                <w:szCs w:val="16"/>
              </w:rPr>
            </w:pPr>
            <w:r w:rsidRPr="00D00E4A">
              <w:rPr>
                <w:rFonts w:ascii="Arial" w:hAnsi="Arial" w:cs="Arial"/>
                <w:i w:val="0"/>
                <w:color w:val="FFFFFF"/>
                <w:sz w:val="16"/>
                <w:szCs w:val="16"/>
              </w:rPr>
              <w:t>AGOSTO</w:t>
            </w:r>
          </w:p>
        </w:tc>
        <w:tc>
          <w:tcPr>
            <w:tcW w:w="1666" w:type="dxa"/>
            <w:gridSpan w:val="5"/>
            <w:shd w:val="clear" w:color="auto" w:fill="808080" w:themeFill="background1" w:themeFillShade="80"/>
            <w:vAlign w:val="center"/>
          </w:tcPr>
          <w:p w14:paraId="670E1A5A" w14:textId="1FAF0FA1" w:rsidR="00D00E4A" w:rsidRPr="00D00E4A" w:rsidRDefault="00D00E4A" w:rsidP="00D00E4A">
            <w:pPr>
              <w:pStyle w:val="Ttulodetabela"/>
              <w:spacing w:after="0"/>
              <w:ind w:firstLine="60"/>
              <w:rPr>
                <w:rFonts w:ascii="Arial" w:hAnsi="Arial" w:cs="Arial"/>
                <w:i w:val="0"/>
                <w:color w:val="FFFFFF"/>
                <w:sz w:val="16"/>
                <w:szCs w:val="16"/>
              </w:rPr>
            </w:pPr>
            <w:r w:rsidRPr="00D00E4A">
              <w:rPr>
                <w:rFonts w:ascii="Arial" w:hAnsi="Arial" w:cs="Arial"/>
                <w:i w:val="0"/>
                <w:color w:val="FFFFFF"/>
                <w:sz w:val="16"/>
                <w:szCs w:val="16"/>
              </w:rPr>
              <w:t>SETEMBRO</w:t>
            </w:r>
          </w:p>
        </w:tc>
        <w:tc>
          <w:tcPr>
            <w:tcW w:w="1665" w:type="dxa"/>
            <w:gridSpan w:val="5"/>
            <w:shd w:val="clear" w:color="auto" w:fill="808080" w:themeFill="background1" w:themeFillShade="80"/>
            <w:vAlign w:val="center"/>
          </w:tcPr>
          <w:p w14:paraId="3F66F59F" w14:textId="54653A13" w:rsidR="00D00E4A" w:rsidRPr="00D00E4A" w:rsidRDefault="00D00E4A" w:rsidP="00D00E4A">
            <w:pPr>
              <w:pStyle w:val="Ttulodetabela"/>
              <w:spacing w:after="0"/>
              <w:ind w:firstLine="60"/>
              <w:rPr>
                <w:rFonts w:ascii="Arial" w:hAnsi="Arial" w:cs="Arial"/>
                <w:i w:val="0"/>
                <w:color w:val="FFFFFF"/>
                <w:sz w:val="16"/>
                <w:szCs w:val="16"/>
              </w:rPr>
            </w:pPr>
            <w:r w:rsidRPr="00D00E4A">
              <w:rPr>
                <w:rFonts w:ascii="Arial" w:hAnsi="Arial" w:cs="Arial"/>
                <w:i w:val="0"/>
                <w:color w:val="FFFFFF"/>
                <w:sz w:val="16"/>
                <w:szCs w:val="16"/>
              </w:rPr>
              <w:t>OUTUBRO</w:t>
            </w:r>
          </w:p>
        </w:tc>
        <w:tc>
          <w:tcPr>
            <w:tcW w:w="1667" w:type="dxa"/>
            <w:gridSpan w:val="5"/>
            <w:shd w:val="clear" w:color="auto" w:fill="808080" w:themeFill="background1" w:themeFillShade="80"/>
            <w:vAlign w:val="center"/>
          </w:tcPr>
          <w:p w14:paraId="2086F790" w14:textId="1BB96149" w:rsidR="00D00E4A" w:rsidRPr="00D00E4A" w:rsidRDefault="00D00E4A" w:rsidP="00D00E4A">
            <w:pPr>
              <w:pStyle w:val="Ttulodetabela"/>
              <w:spacing w:after="0"/>
              <w:ind w:firstLine="60"/>
              <w:rPr>
                <w:rFonts w:ascii="Arial" w:hAnsi="Arial" w:cs="Arial"/>
                <w:i w:val="0"/>
                <w:color w:val="FFFFFF"/>
                <w:sz w:val="16"/>
                <w:szCs w:val="16"/>
              </w:rPr>
            </w:pPr>
            <w:r w:rsidRPr="00D00E4A">
              <w:rPr>
                <w:rFonts w:ascii="Arial" w:hAnsi="Arial" w:cs="Arial"/>
                <w:i w:val="0"/>
                <w:color w:val="FFFFFF"/>
                <w:sz w:val="16"/>
                <w:szCs w:val="16"/>
              </w:rPr>
              <w:t>NOVEMBRO</w:t>
            </w:r>
          </w:p>
        </w:tc>
      </w:tr>
      <w:tr w:rsidR="00D00E4A" w:rsidRPr="00570FE8" w14:paraId="7E979D79" w14:textId="77777777" w:rsidTr="00D00E4A">
        <w:trPr>
          <w:trHeight w:val="277"/>
        </w:trPr>
        <w:tc>
          <w:tcPr>
            <w:tcW w:w="2603" w:type="dxa"/>
            <w:tcBorders>
              <w:right w:val="single" w:sz="4" w:space="0" w:color="auto"/>
            </w:tcBorders>
            <w:shd w:val="clear" w:color="auto" w:fill="D9D9D9"/>
            <w:vAlign w:val="center"/>
          </w:tcPr>
          <w:p w14:paraId="03B05C14" w14:textId="77777777" w:rsidR="00D00E4A" w:rsidRPr="00570FE8" w:rsidRDefault="00D00E4A" w:rsidP="00D00E4A">
            <w:pPr>
              <w:pStyle w:val="Ttulodetabela"/>
              <w:spacing w:after="0"/>
              <w:ind w:left="60"/>
              <w:jc w:val="left"/>
              <w:rPr>
                <w:rFonts w:ascii="Arial" w:hAnsi="Arial" w:cs="Arial"/>
                <w:b w:val="0"/>
                <w:i w:val="0"/>
                <w:sz w:val="20"/>
              </w:rPr>
            </w:pPr>
            <w:r>
              <w:rPr>
                <w:rFonts w:ascii="Arial" w:hAnsi="Arial" w:cs="Arial"/>
                <w:b w:val="0"/>
                <w:i w:val="0"/>
                <w:sz w:val="20"/>
              </w:rPr>
              <w:t>Semanas</w:t>
            </w:r>
          </w:p>
        </w:tc>
        <w:tc>
          <w:tcPr>
            <w:tcW w:w="333" w:type="dxa"/>
            <w:shd w:val="clear" w:color="auto" w:fill="D9D9D9"/>
            <w:vAlign w:val="center"/>
          </w:tcPr>
          <w:p w14:paraId="1FC9276F" w14:textId="77777777" w:rsidR="00D00E4A" w:rsidRPr="00570FE8" w:rsidRDefault="00D00E4A" w:rsidP="00D00E4A">
            <w:pPr>
              <w:pStyle w:val="Ttulodetabela"/>
              <w:spacing w:after="0"/>
              <w:rPr>
                <w:rFonts w:ascii="Arial" w:hAnsi="Arial" w:cs="Arial"/>
                <w:b w:val="0"/>
                <w:i w:val="0"/>
                <w:sz w:val="20"/>
              </w:rPr>
            </w:pPr>
            <w:r>
              <w:rPr>
                <w:rFonts w:ascii="Arial" w:hAnsi="Arial" w:cs="Arial"/>
                <w:b w:val="0"/>
                <w:i w:val="0"/>
                <w:sz w:val="20"/>
              </w:rPr>
              <w:t>1</w:t>
            </w:r>
          </w:p>
        </w:tc>
        <w:tc>
          <w:tcPr>
            <w:tcW w:w="333" w:type="dxa"/>
            <w:shd w:val="clear" w:color="auto" w:fill="D9D9D9"/>
            <w:vAlign w:val="center"/>
          </w:tcPr>
          <w:p w14:paraId="02FAA1B3" w14:textId="77777777" w:rsidR="00D00E4A" w:rsidRPr="00570FE8" w:rsidRDefault="00D00E4A" w:rsidP="00D00E4A">
            <w:pPr>
              <w:pStyle w:val="Ttulodetabela"/>
              <w:spacing w:after="0"/>
              <w:rPr>
                <w:rFonts w:ascii="Arial" w:hAnsi="Arial" w:cs="Arial"/>
                <w:b w:val="0"/>
                <w:i w:val="0"/>
                <w:sz w:val="20"/>
              </w:rPr>
            </w:pPr>
            <w:r>
              <w:rPr>
                <w:rFonts w:ascii="Arial" w:hAnsi="Arial" w:cs="Arial"/>
                <w:b w:val="0"/>
                <w:i w:val="0"/>
                <w:sz w:val="20"/>
              </w:rPr>
              <w:t>2</w:t>
            </w:r>
          </w:p>
        </w:tc>
        <w:tc>
          <w:tcPr>
            <w:tcW w:w="333" w:type="dxa"/>
            <w:shd w:val="clear" w:color="auto" w:fill="D9D9D9"/>
            <w:vAlign w:val="center"/>
          </w:tcPr>
          <w:p w14:paraId="6419F15E" w14:textId="77777777" w:rsidR="00D00E4A" w:rsidRPr="00570FE8" w:rsidRDefault="00D00E4A" w:rsidP="00D00E4A">
            <w:pPr>
              <w:pStyle w:val="Ttulodetabela"/>
              <w:spacing w:after="0"/>
              <w:rPr>
                <w:rFonts w:ascii="Arial" w:hAnsi="Arial" w:cs="Arial"/>
                <w:b w:val="0"/>
                <w:i w:val="0"/>
                <w:sz w:val="20"/>
              </w:rPr>
            </w:pPr>
            <w:r>
              <w:rPr>
                <w:rFonts w:ascii="Arial" w:hAnsi="Arial" w:cs="Arial"/>
                <w:b w:val="0"/>
                <w:i w:val="0"/>
                <w:sz w:val="20"/>
              </w:rPr>
              <w:t>3</w:t>
            </w:r>
          </w:p>
        </w:tc>
        <w:tc>
          <w:tcPr>
            <w:tcW w:w="333" w:type="dxa"/>
            <w:shd w:val="clear" w:color="auto" w:fill="D9D9D9"/>
            <w:vAlign w:val="center"/>
          </w:tcPr>
          <w:p w14:paraId="524D9CD5" w14:textId="77777777" w:rsidR="00D00E4A" w:rsidRPr="00570FE8" w:rsidRDefault="00D00E4A" w:rsidP="00D00E4A">
            <w:pPr>
              <w:pStyle w:val="Ttulodetabela"/>
              <w:spacing w:after="0"/>
              <w:rPr>
                <w:rFonts w:ascii="Arial" w:hAnsi="Arial" w:cs="Arial"/>
                <w:b w:val="0"/>
                <w:i w:val="0"/>
                <w:sz w:val="20"/>
              </w:rPr>
            </w:pPr>
            <w:r>
              <w:rPr>
                <w:rFonts w:ascii="Arial" w:hAnsi="Arial" w:cs="Arial"/>
                <w:b w:val="0"/>
                <w:i w:val="0"/>
                <w:sz w:val="20"/>
              </w:rPr>
              <w:t>4</w:t>
            </w:r>
          </w:p>
        </w:tc>
        <w:tc>
          <w:tcPr>
            <w:tcW w:w="333" w:type="dxa"/>
            <w:shd w:val="clear" w:color="auto" w:fill="D9D9D9"/>
            <w:vAlign w:val="center"/>
          </w:tcPr>
          <w:p w14:paraId="068687A0" w14:textId="77777777" w:rsidR="00D00E4A" w:rsidRDefault="00D00E4A" w:rsidP="00D00E4A">
            <w:pPr>
              <w:pStyle w:val="Ttulodetabela"/>
              <w:spacing w:after="0"/>
              <w:rPr>
                <w:rFonts w:ascii="Arial" w:hAnsi="Arial" w:cs="Arial"/>
                <w:b w:val="0"/>
                <w:i w:val="0"/>
                <w:sz w:val="20"/>
              </w:rPr>
            </w:pPr>
            <w:r>
              <w:rPr>
                <w:rFonts w:ascii="Arial" w:hAnsi="Arial" w:cs="Arial"/>
                <w:b w:val="0"/>
                <w:i w:val="0"/>
                <w:sz w:val="20"/>
              </w:rPr>
              <w:t>5</w:t>
            </w:r>
          </w:p>
        </w:tc>
        <w:tc>
          <w:tcPr>
            <w:tcW w:w="333" w:type="dxa"/>
            <w:shd w:val="clear" w:color="auto" w:fill="D9D9D9"/>
            <w:vAlign w:val="center"/>
          </w:tcPr>
          <w:p w14:paraId="720DBC58" w14:textId="77777777" w:rsidR="00D00E4A" w:rsidRPr="00570FE8" w:rsidRDefault="00D00E4A" w:rsidP="00D00E4A">
            <w:pPr>
              <w:pStyle w:val="Ttulodetabela"/>
              <w:spacing w:after="0"/>
              <w:rPr>
                <w:rFonts w:ascii="Arial" w:hAnsi="Arial" w:cs="Arial"/>
                <w:b w:val="0"/>
                <w:i w:val="0"/>
                <w:sz w:val="20"/>
              </w:rPr>
            </w:pPr>
            <w:r>
              <w:rPr>
                <w:rFonts w:ascii="Arial" w:hAnsi="Arial" w:cs="Arial"/>
                <w:b w:val="0"/>
                <w:i w:val="0"/>
                <w:sz w:val="20"/>
              </w:rPr>
              <w:t>1</w:t>
            </w:r>
          </w:p>
        </w:tc>
        <w:tc>
          <w:tcPr>
            <w:tcW w:w="333" w:type="dxa"/>
            <w:shd w:val="clear" w:color="auto" w:fill="D9D9D9"/>
            <w:vAlign w:val="center"/>
          </w:tcPr>
          <w:p w14:paraId="13FF7727" w14:textId="77777777" w:rsidR="00D00E4A" w:rsidRPr="00570FE8" w:rsidRDefault="00D00E4A" w:rsidP="00D00E4A">
            <w:pPr>
              <w:pStyle w:val="Ttulodetabela"/>
              <w:spacing w:after="0"/>
              <w:rPr>
                <w:rFonts w:ascii="Arial" w:hAnsi="Arial" w:cs="Arial"/>
                <w:b w:val="0"/>
                <w:i w:val="0"/>
                <w:sz w:val="20"/>
              </w:rPr>
            </w:pPr>
            <w:r>
              <w:rPr>
                <w:rFonts w:ascii="Arial" w:hAnsi="Arial" w:cs="Arial"/>
                <w:b w:val="0"/>
                <w:i w:val="0"/>
                <w:sz w:val="20"/>
              </w:rPr>
              <w:t>2</w:t>
            </w:r>
          </w:p>
        </w:tc>
        <w:tc>
          <w:tcPr>
            <w:tcW w:w="333" w:type="dxa"/>
            <w:shd w:val="clear" w:color="auto" w:fill="D9D9D9"/>
            <w:vAlign w:val="center"/>
          </w:tcPr>
          <w:p w14:paraId="4A8ADE52" w14:textId="77777777" w:rsidR="00D00E4A" w:rsidRPr="00570FE8" w:rsidRDefault="00D00E4A" w:rsidP="00D00E4A">
            <w:pPr>
              <w:pStyle w:val="Ttulodetabela"/>
              <w:spacing w:after="0"/>
              <w:rPr>
                <w:rFonts w:ascii="Arial" w:hAnsi="Arial" w:cs="Arial"/>
                <w:b w:val="0"/>
                <w:i w:val="0"/>
                <w:sz w:val="20"/>
              </w:rPr>
            </w:pPr>
            <w:r>
              <w:rPr>
                <w:rFonts w:ascii="Arial" w:hAnsi="Arial" w:cs="Arial"/>
                <w:b w:val="0"/>
                <w:i w:val="0"/>
                <w:sz w:val="20"/>
              </w:rPr>
              <w:t>3</w:t>
            </w:r>
          </w:p>
        </w:tc>
        <w:tc>
          <w:tcPr>
            <w:tcW w:w="333" w:type="dxa"/>
            <w:shd w:val="clear" w:color="auto" w:fill="D9D9D9"/>
            <w:vAlign w:val="center"/>
          </w:tcPr>
          <w:p w14:paraId="4C7FD0BF" w14:textId="77777777" w:rsidR="00D00E4A" w:rsidRPr="00570FE8" w:rsidRDefault="00D00E4A" w:rsidP="00D00E4A">
            <w:pPr>
              <w:pStyle w:val="Ttulodetabela"/>
              <w:spacing w:after="0"/>
              <w:rPr>
                <w:rFonts w:ascii="Arial" w:hAnsi="Arial" w:cs="Arial"/>
                <w:b w:val="0"/>
                <w:i w:val="0"/>
                <w:sz w:val="20"/>
              </w:rPr>
            </w:pPr>
            <w:r>
              <w:rPr>
                <w:rFonts w:ascii="Arial" w:hAnsi="Arial" w:cs="Arial"/>
                <w:b w:val="0"/>
                <w:i w:val="0"/>
                <w:sz w:val="20"/>
              </w:rPr>
              <w:t>4</w:t>
            </w:r>
          </w:p>
        </w:tc>
        <w:tc>
          <w:tcPr>
            <w:tcW w:w="334" w:type="dxa"/>
            <w:shd w:val="clear" w:color="auto" w:fill="D9D9D9"/>
            <w:vAlign w:val="center"/>
          </w:tcPr>
          <w:p w14:paraId="5E780ADF" w14:textId="77777777" w:rsidR="00D00E4A" w:rsidRPr="00570FE8" w:rsidRDefault="00D00E4A" w:rsidP="00D00E4A">
            <w:pPr>
              <w:pStyle w:val="Ttulodetabela"/>
              <w:spacing w:after="0"/>
              <w:rPr>
                <w:rFonts w:ascii="Arial" w:hAnsi="Arial" w:cs="Arial"/>
                <w:b w:val="0"/>
                <w:i w:val="0"/>
                <w:sz w:val="20"/>
              </w:rPr>
            </w:pPr>
            <w:r>
              <w:rPr>
                <w:rFonts w:ascii="Arial" w:hAnsi="Arial" w:cs="Arial"/>
                <w:b w:val="0"/>
                <w:i w:val="0"/>
                <w:sz w:val="20"/>
              </w:rPr>
              <w:t>5</w:t>
            </w:r>
          </w:p>
        </w:tc>
        <w:tc>
          <w:tcPr>
            <w:tcW w:w="333" w:type="dxa"/>
            <w:shd w:val="clear" w:color="auto" w:fill="D9D9D9"/>
            <w:vAlign w:val="center"/>
          </w:tcPr>
          <w:p w14:paraId="3E4604E6" w14:textId="77777777" w:rsidR="00D00E4A" w:rsidRPr="00570FE8" w:rsidRDefault="00D00E4A" w:rsidP="00D00E4A">
            <w:pPr>
              <w:pStyle w:val="Ttulodetabela"/>
              <w:spacing w:after="0"/>
              <w:rPr>
                <w:rFonts w:ascii="Arial" w:hAnsi="Arial" w:cs="Arial"/>
                <w:b w:val="0"/>
                <w:i w:val="0"/>
                <w:sz w:val="20"/>
              </w:rPr>
            </w:pPr>
            <w:r>
              <w:rPr>
                <w:rFonts w:ascii="Arial" w:hAnsi="Arial" w:cs="Arial"/>
                <w:b w:val="0"/>
                <w:i w:val="0"/>
                <w:sz w:val="20"/>
              </w:rPr>
              <w:t>1</w:t>
            </w:r>
          </w:p>
        </w:tc>
        <w:tc>
          <w:tcPr>
            <w:tcW w:w="333" w:type="dxa"/>
            <w:shd w:val="clear" w:color="auto" w:fill="D9D9D9"/>
            <w:vAlign w:val="center"/>
          </w:tcPr>
          <w:p w14:paraId="1F36B703" w14:textId="77777777" w:rsidR="00D00E4A" w:rsidRDefault="00D00E4A" w:rsidP="00D00E4A">
            <w:pPr>
              <w:pStyle w:val="Ttulodetabela"/>
              <w:spacing w:after="0"/>
              <w:rPr>
                <w:rFonts w:ascii="Arial" w:hAnsi="Arial" w:cs="Arial"/>
                <w:b w:val="0"/>
                <w:i w:val="0"/>
                <w:sz w:val="20"/>
              </w:rPr>
            </w:pPr>
            <w:r>
              <w:rPr>
                <w:rFonts w:ascii="Arial" w:hAnsi="Arial" w:cs="Arial"/>
                <w:b w:val="0"/>
                <w:i w:val="0"/>
                <w:sz w:val="20"/>
              </w:rPr>
              <w:t>2</w:t>
            </w:r>
          </w:p>
        </w:tc>
        <w:tc>
          <w:tcPr>
            <w:tcW w:w="333" w:type="dxa"/>
            <w:shd w:val="clear" w:color="auto" w:fill="D9D9D9"/>
            <w:vAlign w:val="center"/>
          </w:tcPr>
          <w:p w14:paraId="11179E32" w14:textId="77777777" w:rsidR="00D00E4A" w:rsidRDefault="00D00E4A" w:rsidP="00D00E4A">
            <w:pPr>
              <w:pStyle w:val="Ttulodetabela"/>
              <w:spacing w:after="0"/>
              <w:rPr>
                <w:rFonts w:ascii="Arial" w:hAnsi="Arial" w:cs="Arial"/>
                <w:b w:val="0"/>
                <w:i w:val="0"/>
                <w:sz w:val="20"/>
              </w:rPr>
            </w:pPr>
            <w:r>
              <w:rPr>
                <w:rFonts w:ascii="Arial" w:hAnsi="Arial" w:cs="Arial"/>
                <w:b w:val="0"/>
                <w:i w:val="0"/>
                <w:sz w:val="20"/>
              </w:rPr>
              <w:t>3</w:t>
            </w:r>
          </w:p>
        </w:tc>
        <w:tc>
          <w:tcPr>
            <w:tcW w:w="333" w:type="dxa"/>
            <w:shd w:val="clear" w:color="auto" w:fill="D9D9D9"/>
            <w:vAlign w:val="center"/>
          </w:tcPr>
          <w:p w14:paraId="521CAF2B" w14:textId="77777777" w:rsidR="00D00E4A" w:rsidRDefault="00D00E4A" w:rsidP="00D00E4A">
            <w:pPr>
              <w:pStyle w:val="Ttulodetabela"/>
              <w:spacing w:after="0"/>
              <w:rPr>
                <w:rFonts w:ascii="Arial" w:hAnsi="Arial" w:cs="Arial"/>
                <w:b w:val="0"/>
                <w:i w:val="0"/>
                <w:sz w:val="20"/>
              </w:rPr>
            </w:pPr>
            <w:r>
              <w:rPr>
                <w:rFonts w:ascii="Arial" w:hAnsi="Arial" w:cs="Arial"/>
                <w:b w:val="0"/>
                <w:i w:val="0"/>
                <w:sz w:val="20"/>
              </w:rPr>
              <w:t>4</w:t>
            </w:r>
          </w:p>
        </w:tc>
        <w:tc>
          <w:tcPr>
            <w:tcW w:w="333" w:type="dxa"/>
            <w:shd w:val="clear" w:color="auto" w:fill="D9D9D9"/>
            <w:vAlign w:val="center"/>
          </w:tcPr>
          <w:p w14:paraId="3178D7A5" w14:textId="77777777" w:rsidR="00D00E4A" w:rsidRDefault="00D00E4A" w:rsidP="00D00E4A">
            <w:pPr>
              <w:pStyle w:val="Ttulodetabela"/>
              <w:spacing w:after="0"/>
              <w:rPr>
                <w:rFonts w:ascii="Arial" w:hAnsi="Arial" w:cs="Arial"/>
                <w:b w:val="0"/>
                <w:i w:val="0"/>
                <w:sz w:val="20"/>
              </w:rPr>
            </w:pPr>
            <w:r>
              <w:rPr>
                <w:rFonts w:ascii="Arial" w:hAnsi="Arial" w:cs="Arial"/>
                <w:b w:val="0"/>
                <w:i w:val="0"/>
                <w:sz w:val="20"/>
              </w:rPr>
              <w:t>5</w:t>
            </w:r>
          </w:p>
        </w:tc>
        <w:tc>
          <w:tcPr>
            <w:tcW w:w="333" w:type="dxa"/>
            <w:shd w:val="clear" w:color="auto" w:fill="D9D9D9"/>
            <w:vAlign w:val="center"/>
          </w:tcPr>
          <w:p w14:paraId="03F59250" w14:textId="77777777" w:rsidR="00D00E4A" w:rsidRPr="00570FE8" w:rsidRDefault="00D00E4A" w:rsidP="00D00E4A">
            <w:pPr>
              <w:pStyle w:val="Ttulodetabela"/>
              <w:spacing w:after="0"/>
              <w:rPr>
                <w:rFonts w:ascii="Arial" w:hAnsi="Arial" w:cs="Arial"/>
                <w:b w:val="0"/>
                <w:i w:val="0"/>
                <w:sz w:val="20"/>
              </w:rPr>
            </w:pPr>
            <w:r>
              <w:rPr>
                <w:rFonts w:ascii="Arial" w:hAnsi="Arial" w:cs="Arial"/>
                <w:b w:val="0"/>
                <w:i w:val="0"/>
                <w:sz w:val="20"/>
              </w:rPr>
              <w:t>1</w:t>
            </w:r>
          </w:p>
        </w:tc>
        <w:tc>
          <w:tcPr>
            <w:tcW w:w="333" w:type="dxa"/>
            <w:shd w:val="clear" w:color="auto" w:fill="D9D9D9"/>
            <w:vAlign w:val="center"/>
          </w:tcPr>
          <w:p w14:paraId="7EFAB178" w14:textId="77777777" w:rsidR="00D00E4A" w:rsidRDefault="00D00E4A" w:rsidP="00D00E4A">
            <w:pPr>
              <w:pStyle w:val="Ttulodetabela"/>
              <w:spacing w:after="0"/>
              <w:rPr>
                <w:rFonts w:ascii="Arial" w:hAnsi="Arial" w:cs="Arial"/>
                <w:b w:val="0"/>
                <w:i w:val="0"/>
                <w:sz w:val="20"/>
              </w:rPr>
            </w:pPr>
            <w:r>
              <w:rPr>
                <w:rFonts w:ascii="Arial" w:hAnsi="Arial" w:cs="Arial"/>
                <w:b w:val="0"/>
                <w:i w:val="0"/>
                <w:sz w:val="20"/>
              </w:rPr>
              <w:t>2</w:t>
            </w:r>
          </w:p>
        </w:tc>
        <w:tc>
          <w:tcPr>
            <w:tcW w:w="333" w:type="dxa"/>
            <w:shd w:val="clear" w:color="auto" w:fill="D9D9D9"/>
            <w:vAlign w:val="center"/>
          </w:tcPr>
          <w:p w14:paraId="72774173" w14:textId="77777777" w:rsidR="00D00E4A" w:rsidRDefault="00D00E4A" w:rsidP="00D00E4A">
            <w:pPr>
              <w:pStyle w:val="Ttulodetabela"/>
              <w:spacing w:after="0"/>
              <w:rPr>
                <w:rFonts w:ascii="Arial" w:hAnsi="Arial" w:cs="Arial"/>
                <w:b w:val="0"/>
                <w:i w:val="0"/>
                <w:sz w:val="20"/>
              </w:rPr>
            </w:pPr>
            <w:r>
              <w:rPr>
                <w:rFonts w:ascii="Arial" w:hAnsi="Arial" w:cs="Arial"/>
                <w:b w:val="0"/>
                <w:i w:val="0"/>
                <w:sz w:val="20"/>
              </w:rPr>
              <w:t>3</w:t>
            </w:r>
          </w:p>
        </w:tc>
        <w:tc>
          <w:tcPr>
            <w:tcW w:w="333" w:type="dxa"/>
            <w:shd w:val="clear" w:color="auto" w:fill="D9D9D9"/>
            <w:vAlign w:val="center"/>
          </w:tcPr>
          <w:p w14:paraId="6416D887" w14:textId="77777777" w:rsidR="00D00E4A" w:rsidRDefault="00D00E4A" w:rsidP="00D00E4A">
            <w:pPr>
              <w:pStyle w:val="Ttulodetabela"/>
              <w:spacing w:after="0"/>
              <w:rPr>
                <w:rFonts w:ascii="Arial" w:hAnsi="Arial" w:cs="Arial"/>
                <w:b w:val="0"/>
                <w:i w:val="0"/>
                <w:sz w:val="20"/>
              </w:rPr>
            </w:pPr>
            <w:r>
              <w:rPr>
                <w:rFonts w:ascii="Arial" w:hAnsi="Arial" w:cs="Arial"/>
                <w:b w:val="0"/>
                <w:i w:val="0"/>
                <w:sz w:val="20"/>
              </w:rPr>
              <w:t>4</w:t>
            </w:r>
          </w:p>
        </w:tc>
        <w:tc>
          <w:tcPr>
            <w:tcW w:w="335" w:type="dxa"/>
            <w:shd w:val="clear" w:color="auto" w:fill="D9D9D9"/>
            <w:vAlign w:val="center"/>
          </w:tcPr>
          <w:p w14:paraId="5B7DA7B4" w14:textId="77777777" w:rsidR="00D00E4A" w:rsidRDefault="00D00E4A" w:rsidP="00D00E4A">
            <w:pPr>
              <w:pStyle w:val="Ttulodetabela"/>
              <w:spacing w:after="0"/>
              <w:rPr>
                <w:rFonts w:ascii="Arial" w:hAnsi="Arial" w:cs="Arial"/>
                <w:b w:val="0"/>
                <w:i w:val="0"/>
                <w:sz w:val="20"/>
              </w:rPr>
            </w:pPr>
            <w:r>
              <w:rPr>
                <w:rFonts w:ascii="Arial" w:hAnsi="Arial" w:cs="Arial"/>
                <w:b w:val="0"/>
                <w:i w:val="0"/>
                <w:sz w:val="20"/>
              </w:rPr>
              <w:t>5</w:t>
            </w:r>
          </w:p>
        </w:tc>
      </w:tr>
      <w:tr w:rsidR="00D00E4A" w:rsidRPr="00570FE8" w14:paraId="068999A0" w14:textId="77777777" w:rsidTr="00D00E4A">
        <w:trPr>
          <w:trHeight w:val="690"/>
        </w:trPr>
        <w:tc>
          <w:tcPr>
            <w:tcW w:w="2603" w:type="dxa"/>
            <w:tcBorders>
              <w:right w:val="single" w:sz="4" w:space="0" w:color="auto"/>
            </w:tcBorders>
          </w:tcPr>
          <w:p w14:paraId="1981192E" w14:textId="77777777" w:rsidR="00D00E4A" w:rsidRDefault="00D00E4A" w:rsidP="005A00EE">
            <w:pPr>
              <w:pStyle w:val="Ttulodetabela"/>
              <w:spacing w:after="0"/>
              <w:ind w:left="60"/>
              <w:jc w:val="left"/>
              <w:rPr>
                <w:rFonts w:ascii="Arial" w:hAnsi="Arial" w:cs="Arial"/>
                <w:b w:val="0"/>
                <w:i w:val="0"/>
                <w:sz w:val="20"/>
              </w:rPr>
            </w:pPr>
            <w:r>
              <w:rPr>
                <w:rFonts w:ascii="Arial" w:hAnsi="Arial" w:cs="Arial"/>
                <w:b w:val="0"/>
                <w:i w:val="0"/>
                <w:sz w:val="20"/>
              </w:rPr>
              <w:t>Atividade metodológica 1:</w:t>
            </w:r>
          </w:p>
          <w:p w14:paraId="08AFB4AF" w14:textId="77777777" w:rsidR="00D00E4A" w:rsidRPr="00EC7A0F" w:rsidRDefault="00D00E4A" w:rsidP="005A00EE">
            <w:pPr>
              <w:pStyle w:val="Ttulodetabela"/>
              <w:spacing w:after="0"/>
              <w:ind w:left="60"/>
              <w:jc w:val="left"/>
              <w:rPr>
                <w:rFonts w:ascii="Arial" w:hAnsi="Arial" w:cs="Arial"/>
                <w:b w:val="0"/>
                <w:i w:val="0"/>
                <w:sz w:val="20"/>
              </w:rPr>
            </w:pPr>
            <w:r w:rsidRPr="0068719B">
              <w:rPr>
                <w:rFonts w:ascii="Arial" w:hAnsi="Arial" w:cs="Arial"/>
                <w:b w:val="0"/>
                <w:i w:val="0"/>
                <w:sz w:val="20"/>
              </w:rPr>
              <w:t>Levantamento das ferramentas BPMS gratuitas disponíveis</w:t>
            </w:r>
          </w:p>
        </w:tc>
        <w:tc>
          <w:tcPr>
            <w:tcW w:w="333" w:type="dxa"/>
            <w:vAlign w:val="center"/>
          </w:tcPr>
          <w:p w14:paraId="57B34F2D" w14:textId="60230AC7" w:rsidR="00D00E4A" w:rsidRPr="00A36051" w:rsidRDefault="00D00E4A" w:rsidP="00D00E4A">
            <w:pPr>
              <w:pStyle w:val="Ttulodetabela"/>
              <w:spacing w:after="0"/>
              <w:rPr>
                <w:rFonts w:ascii="Arial" w:hAnsi="Arial" w:cs="Arial"/>
                <w:b w:val="0"/>
                <w:i w:val="0"/>
                <w:sz w:val="20"/>
              </w:rPr>
            </w:pPr>
            <w:r w:rsidRPr="00A36051">
              <w:rPr>
                <w:rFonts w:ascii="Arial" w:hAnsi="Arial" w:cs="Arial"/>
                <w:b w:val="0"/>
                <w:i w:val="0"/>
                <w:sz w:val="20"/>
              </w:rPr>
              <w:t>x</w:t>
            </w:r>
          </w:p>
        </w:tc>
        <w:tc>
          <w:tcPr>
            <w:tcW w:w="333" w:type="dxa"/>
            <w:vAlign w:val="center"/>
          </w:tcPr>
          <w:p w14:paraId="14F154A1" w14:textId="5324BAE6" w:rsidR="00D00E4A" w:rsidRPr="00A36051" w:rsidRDefault="00D00E4A" w:rsidP="00D00E4A">
            <w:pPr>
              <w:pStyle w:val="Ttulodetabela"/>
              <w:spacing w:after="0"/>
              <w:rPr>
                <w:rFonts w:ascii="Arial" w:hAnsi="Arial" w:cs="Arial"/>
                <w:b w:val="0"/>
                <w:i w:val="0"/>
                <w:sz w:val="20"/>
              </w:rPr>
            </w:pPr>
          </w:p>
        </w:tc>
        <w:tc>
          <w:tcPr>
            <w:tcW w:w="333" w:type="dxa"/>
            <w:vAlign w:val="center"/>
          </w:tcPr>
          <w:p w14:paraId="094871D1"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3B4323C9"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19C0AD17"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0FBD0162"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60EABEA7"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28A0F365"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41A644A8" w14:textId="77777777" w:rsidR="00D00E4A" w:rsidRPr="00A36051" w:rsidRDefault="00D00E4A" w:rsidP="00D00E4A">
            <w:pPr>
              <w:pStyle w:val="Ttulodetabela"/>
              <w:spacing w:after="0"/>
              <w:rPr>
                <w:rFonts w:ascii="Arial" w:hAnsi="Arial" w:cs="Arial"/>
                <w:b w:val="0"/>
                <w:i w:val="0"/>
                <w:sz w:val="20"/>
              </w:rPr>
            </w:pPr>
          </w:p>
        </w:tc>
        <w:tc>
          <w:tcPr>
            <w:tcW w:w="334" w:type="dxa"/>
            <w:vAlign w:val="center"/>
          </w:tcPr>
          <w:p w14:paraId="22A4A824"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21D32F04"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3DBF804C"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76A9C743"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6A4E4581"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57CD62EB"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7D58B147"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4E95DDD0"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666B597D"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3F5503F3" w14:textId="77777777" w:rsidR="00D00E4A" w:rsidRPr="00A36051" w:rsidRDefault="00D00E4A" w:rsidP="00D00E4A">
            <w:pPr>
              <w:pStyle w:val="Ttulodetabela"/>
              <w:spacing w:after="0"/>
              <w:rPr>
                <w:rFonts w:ascii="Arial" w:hAnsi="Arial" w:cs="Arial"/>
                <w:b w:val="0"/>
                <w:i w:val="0"/>
                <w:sz w:val="20"/>
              </w:rPr>
            </w:pPr>
          </w:p>
        </w:tc>
        <w:tc>
          <w:tcPr>
            <w:tcW w:w="335" w:type="dxa"/>
            <w:vAlign w:val="center"/>
          </w:tcPr>
          <w:p w14:paraId="3B855E90" w14:textId="77777777" w:rsidR="00D00E4A" w:rsidRPr="00A36051" w:rsidRDefault="00D00E4A" w:rsidP="00D00E4A">
            <w:pPr>
              <w:pStyle w:val="Ttulodetabela"/>
              <w:spacing w:after="0"/>
              <w:rPr>
                <w:rFonts w:ascii="Arial" w:hAnsi="Arial" w:cs="Arial"/>
                <w:b w:val="0"/>
                <w:i w:val="0"/>
                <w:sz w:val="20"/>
              </w:rPr>
            </w:pPr>
          </w:p>
        </w:tc>
      </w:tr>
      <w:tr w:rsidR="00D00E4A" w:rsidRPr="00570FE8" w14:paraId="2D98ABA5" w14:textId="77777777" w:rsidTr="00D00E4A">
        <w:trPr>
          <w:trHeight w:val="690"/>
        </w:trPr>
        <w:tc>
          <w:tcPr>
            <w:tcW w:w="2603" w:type="dxa"/>
            <w:tcBorders>
              <w:right w:val="single" w:sz="4" w:space="0" w:color="auto"/>
            </w:tcBorders>
          </w:tcPr>
          <w:p w14:paraId="67D74466" w14:textId="77777777" w:rsidR="00D00E4A" w:rsidRDefault="00D00E4A" w:rsidP="005A00EE">
            <w:pPr>
              <w:pStyle w:val="Ttulodetabela"/>
              <w:spacing w:after="0"/>
              <w:ind w:left="60"/>
              <w:jc w:val="left"/>
              <w:rPr>
                <w:rFonts w:ascii="Arial" w:hAnsi="Arial" w:cs="Arial"/>
                <w:b w:val="0"/>
                <w:i w:val="0"/>
                <w:sz w:val="20"/>
              </w:rPr>
            </w:pPr>
            <w:r>
              <w:rPr>
                <w:rFonts w:ascii="Arial" w:hAnsi="Arial" w:cs="Arial"/>
                <w:b w:val="0"/>
                <w:i w:val="0"/>
                <w:sz w:val="20"/>
              </w:rPr>
              <w:t>Atividade metodológica 2:</w:t>
            </w:r>
          </w:p>
          <w:p w14:paraId="4867DC83" w14:textId="77777777" w:rsidR="00D00E4A" w:rsidRPr="00EC7A0F" w:rsidRDefault="00D00E4A" w:rsidP="005A00EE">
            <w:pPr>
              <w:pStyle w:val="Ttulodetabela"/>
              <w:spacing w:after="0"/>
              <w:ind w:left="60"/>
              <w:jc w:val="left"/>
              <w:rPr>
                <w:rFonts w:ascii="Arial" w:hAnsi="Arial" w:cs="Arial"/>
                <w:b w:val="0"/>
                <w:i w:val="0"/>
                <w:sz w:val="20"/>
              </w:rPr>
            </w:pPr>
            <w:r w:rsidRPr="0068719B">
              <w:rPr>
                <w:rFonts w:ascii="Arial" w:hAnsi="Arial" w:cs="Arial"/>
                <w:b w:val="0"/>
                <w:i w:val="0"/>
                <w:sz w:val="20"/>
              </w:rPr>
              <w:t>Definição dos critérios e características desejadas em uma ferramenta BPMS</w:t>
            </w:r>
          </w:p>
        </w:tc>
        <w:tc>
          <w:tcPr>
            <w:tcW w:w="333" w:type="dxa"/>
            <w:vAlign w:val="center"/>
          </w:tcPr>
          <w:p w14:paraId="5383772A"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757F5D79" w14:textId="6201C905" w:rsidR="00D00E4A" w:rsidRPr="00A36051" w:rsidRDefault="00A36051" w:rsidP="00D00E4A">
            <w:pPr>
              <w:pStyle w:val="Ttulodetabela"/>
              <w:spacing w:after="0"/>
              <w:rPr>
                <w:rFonts w:ascii="Arial" w:hAnsi="Arial" w:cs="Arial"/>
                <w:b w:val="0"/>
                <w:i w:val="0"/>
                <w:sz w:val="20"/>
              </w:rPr>
            </w:pPr>
            <w:r w:rsidRPr="00A36051">
              <w:rPr>
                <w:rFonts w:ascii="Arial" w:hAnsi="Arial" w:cs="Arial"/>
                <w:b w:val="0"/>
                <w:i w:val="0"/>
                <w:sz w:val="20"/>
              </w:rPr>
              <w:t>x</w:t>
            </w:r>
          </w:p>
        </w:tc>
        <w:tc>
          <w:tcPr>
            <w:tcW w:w="333" w:type="dxa"/>
            <w:vAlign w:val="center"/>
          </w:tcPr>
          <w:p w14:paraId="3231D548" w14:textId="7BEFAE2D" w:rsidR="00D00E4A" w:rsidRPr="00A36051" w:rsidRDefault="00A36051" w:rsidP="00D00E4A">
            <w:pPr>
              <w:pStyle w:val="Ttulodetabela"/>
              <w:spacing w:after="0"/>
              <w:rPr>
                <w:rFonts w:ascii="Arial" w:hAnsi="Arial" w:cs="Arial"/>
                <w:b w:val="0"/>
                <w:i w:val="0"/>
                <w:sz w:val="20"/>
              </w:rPr>
            </w:pPr>
            <w:r w:rsidRPr="00A36051">
              <w:rPr>
                <w:rFonts w:ascii="Arial" w:hAnsi="Arial" w:cs="Arial"/>
                <w:b w:val="0"/>
                <w:i w:val="0"/>
                <w:sz w:val="20"/>
              </w:rPr>
              <w:t>x</w:t>
            </w:r>
          </w:p>
        </w:tc>
        <w:tc>
          <w:tcPr>
            <w:tcW w:w="333" w:type="dxa"/>
            <w:vAlign w:val="center"/>
          </w:tcPr>
          <w:p w14:paraId="3CCFFB68" w14:textId="383212FD" w:rsidR="00D00E4A" w:rsidRPr="00A36051" w:rsidRDefault="00A36051" w:rsidP="00D00E4A">
            <w:pPr>
              <w:jc w:val="center"/>
              <w:rPr>
                <w:rFonts w:ascii="Arial" w:hAnsi="Arial" w:cs="Arial"/>
                <w:sz w:val="20"/>
                <w:lang w:val="pt-PT"/>
              </w:rPr>
            </w:pPr>
            <w:r w:rsidRPr="00A36051">
              <w:rPr>
                <w:rFonts w:ascii="Arial" w:hAnsi="Arial" w:cs="Arial"/>
                <w:sz w:val="20"/>
                <w:lang w:val="pt-PT"/>
              </w:rPr>
              <w:t>x</w:t>
            </w:r>
          </w:p>
        </w:tc>
        <w:tc>
          <w:tcPr>
            <w:tcW w:w="333" w:type="dxa"/>
            <w:vAlign w:val="center"/>
          </w:tcPr>
          <w:p w14:paraId="11EC8CDE" w14:textId="77777777" w:rsidR="00D00E4A" w:rsidRPr="00A36051" w:rsidRDefault="00D00E4A" w:rsidP="00D00E4A">
            <w:pPr>
              <w:jc w:val="center"/>
              <w:rPr>
                <w:rFonts w:ascii="Arial" w:hAnsi="Arial" w:cs="Arial"/>
                <w:sz w:val="20"/>
                <w:lang w:val="pt-PT"/>
              </w:rPr>
            </w:pPr>
          </w:p>
        </w:tc>
        <w:tc>
          <w:tcPr>
            <w:tcW w:w="333" w:type="dxa"/>
            <w:vAlign w:val="center"/>
          </w:tcPr>
          <w:p w14:paraId="3AE4CA16" w14:textId="77777777" w:rsidR="00D00E4A" w:rsidRPr="00A36051" w:rsidRDefault="00D00E4A" w:rsidP="00D00E4A">
            <w:pPr>
              <w:jc w:val="center"/>
              <w:rPr>
                <w:rFonts w:ascii="Arial" w:hAnsi="Arial" w:cs="Arial"/>
                <w:sz w:val="20"/>
                <w:lang w:val="pt-PT"/>
              </w:rPr>
            </w:pPr>
          </w:p>
        </w:tc>
        <w:tc>
          <w:tcPr>
            <w:tcW w:w="333" w:type="dxa"/>
            <w:vAlign w:val="center"/>
          </w:tcPr>
          <w:p w14:paraId="762972A0"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2F1F4CA7"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5ECC6521" w14:textId="77777777" w:rsidR="00D00E4A" w:rsidRPr="00A36051" w:rsidRDefault="00D00E4A" w:rsidP="00D00E4A">
            <w:pPr>
              <w:pStyle w:val="Ttulodetabela"/>
              <w:spacing w:after="0"/>
              <w:rPr>
                <w:rFonts w:ascii="Arial" w:hAnsi="Arial" w:cs="Arial"/>
                <w:b w:val="0"/>
                <w:i w:val="0"/>
                <w:sz w:val="20"/>
              </w:rPr>
            </w:pPr>
          </w:p>
        </w:tc>
        <w:tc>
          <w:tcPr>
            <w:tcW w:w="334" w:type="dxa"/>
            <w:vAlign w:val="center"/>
          </w:tcPr>
          <w:p w14:paraId="6250813F"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457B3B0F"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23957AE1"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3897C7B4"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31D5268C"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5934A0C0"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5307C210"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6BACB142"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5B191BD3"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6D4D4863" w14:textId="77777777" w:rsidR="00D00E4A" w:rsidRPr="00A36051" w:rsidRDefault="00D00E4A" w:rsidP="00D00E4A">
            <w:pPr>
              <w:pStyle w:val="Ttulodetabela"/>
              <w:spacing w:after="0"/>
              <w:rPr>
                <w:rFonts w:ascii="Arial" w:hAnsi="Arial" w:cs="Arial"/>
                <w:b w:val="0"/>
                <w:i w:val="0"/>
                <w:sz w:val="20"/>
              </w:rPr>
            </w:pPr>
          </w:p>
        </w:tc>
        <w:tc>
          <w:tcPr>
            <w:tcW w:w="335" w:type="dxa"/>
            <w:vAlign w:val="center"/>
          </w:tcPr>
          <w:p w14:paraId="48DEFCE5" w14:textId="77777777" w:rsidR="00D00E4A" w:rsidRPr="00A36051" w:rsidRDefault="00D00E4A" w:rsidP="00D00E4A">
            <w:pPr>
              <w:pStyle w:val="Ttulodetabela"/>
              <w:spacing w:after="0"/>
              <w:rPr>
                <w:rFonts w:ascii="Arial" w:hAnsi="Arial" w:cs="Arial"/>
                <w:b w:val="0"/>
                <w:i w:val="0"/>
                <w:sz w:val="20"/>
              </w:rPr>
            </w:pPr>
          </w:p>
        </w:tc>
      </w:tr>
      <w:tr w:rsidR="00D00E4A" w:rsidRPr="00570FE8" w14:paraId="0E7F17A6" w14:textId="77777777" w:rsidTr="00D00E4A">
        <w:trPr>
          <w:trHeight w:val="690"/>
        </w:trPr>
        <w:tc>
          <w:tcPr>
            <w:tcW w:w="2603" w:type="dxa"/>
            <w:tcBorders>
              <w:right w:val="single" w:sz="4" w:space="0" w:color="auto"/>
            </w:tcBorders>
          </w:tcPr>
          <w:p w14:paraId="54FD933C" w14:textId="77777777" w:rsidR="00D00E4A" w:rsidRDefault="00D00E4A" w:rsidP="005A00EE">
            <w:pPr>
              <w:pStyle w:val="Ttulodetabela"/>
              <w:spacing w:after="0"/>
              <w:ind w:left="60"/>
              <w:jc w:val="left"/>
              <w:rPr>
                <w:rFonts w:ascii="Arial" w:hAnsi="Arial" w:cs="Arial"/>
                <w:b w:val="0"/>
                <w:i w:val="0"/>
                <w:sz w:val="20"/>
              </w:rPr>
            </w:pPr>
            <w:r>
              <w:rPr>
                <w:rFonts w:ascii="Arial" w:hAnsi="Arial" w:cs="Arial"/>
                <w:b w:val="0"/>
                <w:i w:val="0"/>
                <w:sz w:val="20"/>
              </w:rPr>
              <w:t>Atividade metodológica 3:</w:t>
            </w:r>
          </w:p>
          <w:p w14:paraId="1F064AC7" w14:textId="77777777" w:rsidR="00D00E4A" w:rsidRPr="00EC7A0F" w:rsidRDefault="00D00E4A" w:rsidP="005A00EE">
            <w:pPr>
              <w:pStyle w:val="Ttulodetabela"/>
              <w:spacing w:after="0"/>
              <w:ind w:left="60"/>
              <w:jc w:val="left"/>
              <w:rPr>
                <w:rFonts w:ascii="Arial" w:hAnsi="Arial" w:cs="Arial"/>
                <w:b w:val="0"/>
                <w:i w:val="0"/>
                <w:sz w:val="20"/>
              </w:rPr>
            </w:pPr>
            <w:r w:rsidRPr="00D5161F">
              <w:rPr>
                <w:rFonts w:ascii="Arial" w:hAnsi="Arial" w:cs="Arial"/>
                <w:b w:val="0"/>
                <w:i w:val="0"/>
                <w:sz w:val="20"/>
              </w:rPr>
              <w:t>Determinação de um modelo de processos fictício</w:t>
            </w:r>
          </w:p>
        </w:tc>
        <w:tc>
          <w:tcPr>
            <w:tcW w:w="333" w:type="dxa"/>
            <w:vAlign w:val="center"/>
          </w:tcPr>
          <w:p w14:paraId="4F6F6FEF"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01261425"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2CDF8DA2"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1749508E" w14:textId="39D1497A" w:rsidR="00D00E4A" w:rsidRPr="00A36051" w:rsidRDefault="00A36051" w:rsidP="00D00E4A">
            <w:pPr>
              <w:pStyle w:val="Ttulodetabela"/>
              <w:spacing w:after="0"/>
              <w:rPr>
                <w:rFonts w:ascii="Arial" w:hAnsi="Arial" w:cs="Arial"/>
                <w:b w:val="0"/>
                <w:i w:val="0"/>
                <w:sz w:val="20"/>
              </w:rPr>
            </w:pPr>
            <w:r w:rsidRPr="00A36051">
              <w:rPr>
                <w:rFonts w:ascii="Arial" w:hAnsi="Arial" w:cs="Arial"/>
                <w:b w:val="0"/>
                <w:i w:val="0"/>
                <w:sz w:val="20"/>
              </w:rPr>
              <w:t>x</w:t>
            </w:r>
          </w:p>
        </w:tc>
        <w:tc>
          <w:tcPr>
            <w:tcW w:w="333" w:type="dxa"/>
            <w:vAlign w:val="center"/>
          </w:tcPr>
          <w:p w14:paraId="72A40840" w14:textId="6B37AEFF" w:rsidR="00D00E4A" w:rsidRPr="00A36051" w:rsidRDefault="00A36051" w:rsidP="00D00E4A">
            <w:pPr>
              <w:pStyle w:val="Ttulodetabela"/>
              <w:spacing w:after="0"/>
              <w:rPr>
                <w:rFonts w:ascii="Arial" w:hAnsi="Arial" w:cs="Arial"/>
                <w:b w:val="0"/>
                <w:i w:val="0"/>
                <w:sz w:val="20"/>
              </w:rPr>
            </w:pPr>
            <w:r w:rsidRPr="00A36051">
              <w:rPr>
                <w:rFonts w:ascii="Arial" w:hAnsi="Arial" w:cs="Arial"/>
                <w:b w:val="0"/>
                <w:i w:val="0"/>
                <w:sz w:val="20"/>
              </w:rPr>
              <w:t>x</w:t>
            </w:r>
          </w:p>
        </w:tc>
        <w:tc>
          <w:tcPr>
            <w:tcW w:w="333" w:type="dxa"/>
            <w:vAlign w:val="center"/>
          </w:tcPr>
          <w:p w14:paraId="19DD6B56" w14:textId="2C9AA766" w:rsidR="00D00E4A" w:rsidRPr="00A36051" w:rsidRDefault="00A36051" w:rsidP="00D00E4A">
            <w:pPr>
              <w:pStyle w:val="Ttulodetabela"/>
              <w:spacing w:after="0"/>
              <w:rPr>
                <w:rFonts w:ascii="Arial" w:hAnsi="Arial" w:cs="Arial"/>
                <w:b w:val="0"/>
                <w:i w:val="0"/>
                <w:sz w:val="20"/>
              </w:rPr>
            </w:pPr>
            <w:r w:rsidRPr="00A36051">
              <w:rPr>
                <w:rFonts w:ascii="Arial" w:hAnsi="Arial" w:cs="Arial"/>
                <w:b w:val="0"/>
                <w:i w:val="0"/>
                <w:sz w:val="20"/>
              </w:rPr>
              <w:t>x</w:t>
            </w:r>
          </w:p>
        </w:tc>
        <w:tc>
          <w:tcPr>
            <w:tcW w:w="333" w:type="dxa"/>
            <w:vAlign w:val="center"/>
          </w:tcPr>
          <w:p w14:paraId="5E6B89A6"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5E8C831D"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4F8ED942" w14:textId="77777777" w:rsidR="00D00E4A" w:rsidRPr="00A36051" w:rsidRDefault="00D00E4A" w:rsidP="00D00E4A">
            <w:pPr>
              <w:pStyle w:val="Ttulodetabela"/>
              <w:spacing w:after="0"/>
              <w:rPr>
                <w:rFonts w:ascii="Arial" w:hAnsi="Arial" w:cs="Arial"/>
                <w:b w:val="0"/>
                <w:i w:val="0"/>
                <w:sz w:val="20"/>
              </w:rPr>
            </w:pPr>
          </w:p>
        </w:tc>
        <w:tc>
          <w:tcPr>
            <w:tcW w:w="334" w:type="dxa"/>
            <w:vAlign w:val="center"/>
          </w:tcPr>
          <w:p w14:paraId="36319E21"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288C3A12"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269C9577"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601EB04C"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145E4B0C"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0071D35F"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29C685FB"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400EB6F1"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0F8D08D8"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3098F4A0" w14:textId="77777777" w:rsidR="00D00E4A" w:rsidRPr="00A36051" w:rsidRDefault="00D00E4A" w:rsidP="00D00E4A">
            <w:pPr>
              <w:pStyle w:val="Ttulodetabela"/>
              <w:spacing w:after="0"/>
              <w:rPr>
                <w:rFonts w:ascii="Arial" w:hAnsi="Arial" w:cs="Arial"/>
                <w:b w:val="0"/>
                <w:i w:val="0"/>
                <w:sz w:val="20"/>
              </w:rPr>
            </w:pPr>
          </w:p>
        </w:tc>
        <w:tc>
          <w:tcPr>
            <w:tcW w:w="335" w:type="dxa"/>
            <w:vAlign w:val="center"/>
          </w:tcPr>
          <w:p w14:paraId="76ED73C4" w14:textId="77777777" w:rsidR="00D00E4A" w:rsidRPr="00A36051" w:rsidRDefault="00D00E4A" w:rsidP="00D00E4A">
            <w:pPr>
              <w:pStyle w:val="Ttulodetabela"/>
              <w:spacing w:after="0"/>
              <w:rPr>
                <w:rFonts w:ascii="Arial" w:hAnsi="Arial" w:cs="Arial"/>
                <w:b w:val="0"/>
                <w:i w:val="0"/>
                <w:sz w:val="20"/>
              </w:rPr>
            </w:pPr>
          </w:p>
        </w:tc>
      </w:tr>
      <w:tr w:rsidR="00D00E4A" w:rsidRPr="00570FE8" w14:paraId="3EF5E732" w14:textId="77777777" w:rsidTr="00D00E4A">
        <w:trPr>
          <w:trHeight w:val="690"/>
        </w:trPr>
        <w:tc>
          <w:tcPr>
            <w:tcW w:w="2603" w:type="dxa"/>
            <w:tcBorders>
              <w:right w:val="single" w:sz="4" w:space="0" w:color="auto"/>
            </w:tcBorders>
          </w:tcPr>
          <w:p w14:paraId="3CBAEF15" w14:textId="77777777" w:rsidR="00D00E4A" w:rsidRDefault="00D00E4A" w:rsidP="005A00EE">
            <w:pPr>
              <w:pStyle w:val="Ttulodetabela"/>
              <w:spacing w:after="0"/>
              <w:ind w:left="60"/>
              <w:jc w:val="left"/>
              <w:rPr>
                <w:rFonts w:ascii="Arial" w:hAnsi="Arial" w:cs="Arial"/>
                <w:b w:val="0"/>
                <w:i w:val="0"/>
                <w:sz w:val="20"/>
              </w:rPr>
            </w:pPr>
            <w:r>
              <w:rPr>
                <w:rFonts w:ascii="Arial" w:hAnsi="Arial" w:cs="Arial"/>
                <w:b w:val="0"/>
                <w:i w:val="0"/>
                <w:sz w:val="20"/>
              </w:rPr>
              <w:t>Atividade metodológica 4:</w:t>
            </w:r>
          </w:p>
          <w:p w14:paraId="6A72BFCF" w14:textId="77777777" w:rsidR="00D00E4A" w:rsidRPr="00EC7A0F" w:rsidRDefault="00D00E4A" w:rsidP="005A00EE">
            <w:pPr>
              <w:pStyle w:val="Ttulodetabela"/>
              <w:spacing w:after="0"/>
              <w:ind w:left="60"/>
              <w:jc w:val="left"/>
              <w:rPr>
                <w:rFonts w:ascii="Arial" w:hAnsi="Arial" w:cs="Arial"/>
                <w:b w:val="0"/>
                <w:i w:val="0"/>
                <w:sz w:val="20"/>
              </w:rPr>
            </w:pPr>
            <w:r w:rsidRPr="00D5161F">
              <w:rPr>
                <w:rFonts w:ascii="Arial" w:hAnsi="Arial" w:cs="Arial"/>
                <w:b w:val="0"/>
                <w:i w:val="0"/>
                <w:sz w:val="20"/>
              </w:rPr>
              <w:t>Seleção das ferramentas que serão avaliadas</w:t>
            </w:r>
          </w:p>
        </w:tc>
        <w:tc>
          <w:tcPr>
            <w:tcW w:w="333" w:type="dxa"/>
            <w:vAlign w:val="center"/>
          </w:tcPr>
          <w:p w14:paraId="4F355778"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4C696651"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02871576"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134EEFCA"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5651DA65"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1D344683" w14:textId="37208C09" w:rsidR="00D00E4A" w:rsidRPr="00A36051" w:rsidRDefault="00A36051" w:rsidP="00D00E4A">
            <w:pPr>
              <w:pStyle w:val="Ttulodetabela"/>
              <w:spacing w:after="0"/>
              <w:rPr>
                <w:rFonts w:ascii="Arial" w:hAnsi="Arial" w:cs="Arial"/>
                <w:b w:val="0"/>
                <w:i w:val="0"/>
                <w:sz w:val="20"/>
              </w:rPr>
            </w:pPr>
            <w:r w:rsidRPr="00A36051">
              <w:rPr>
                <w:rFonts w:ascii="Arial" w:hAnsi="Arial" w:cs="Arial"/>
                <w:b w:val="0"/>
                <w:i w:val="0"/>
                <w:sz w:val="20"/>
              </w:rPr>
              <w:t>x</w:t>
            </w:r>
          </w:p>
        </w:tc>
        <w:tc>
          <w:tcPr>
            <w:tcW w:w="333" w:type="dxa"/>
            <w:vAlign w:val="center"/>
          </w:tcPr>
          <w:p w14:paraId="7981BFB1" w14:textId="78F36628" w:rsidR="00D00E4A" w:rsidRPr="00A36051" w:rsidRDefault="00A36051" w:rsidP="00D00E4A">
            <w:pPr>
              <w:pStyle w:val="Ttulodetabela"/>
              <w:spacing w:after="0"/>
              <w:rPr>
                <w:rFonts w:ascii="Arial" w:hAnsi="Arial" w:cs="Arial"/>
                <w:b w:val="0"/>
                <w:i w:val="0"/>
                <w:sz w:val="20"/>
              </w:rPr>
            </w:pPr>
            <w:r w:rsidRPr="00A36051">
              <w:rPr>
                <w:rFonts w:ascii="Arial" w:hAnsi="Arial" w:cs="Arial"/>
                <w:b w:val="0"/>
                <w:i w:val="0"/>
                <w:sz w:val="20"/>
              </w:rPr>
              <w:t>x</w:t>
            </w:r>
          </w:p>
        </w:tc>
        <w:tc>
          <w:tcPr>
            <w:tcW w:w="333" w:type="dxa"/>
            <w:vAlign w:val="center"/>
          </w:tcPr>
          <w:p w14:paraId="01A3DAAC"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0608A538" w14:textId="77777777" w:rsidR="00D00E4A" w:rsidRPr="00A36051" w:rsidRDefault="00D00E4A" w:rsidP="00D00E4A">
            <w:pPr>
              <w:pStyle w:val="Ttulodetabela"/>
              <w:spacing w:after="0"/>
              <w:rPr>
                <w:rFonts w:ascii="Arial" w:hAnsi="Arial" w:cs="Arial"/>
                <w:b w:val="0"/>
                <w:i w:val="0"/>
                <w:sz w:val="20"/>
              </w:rPr>
            </w:pPr>
          </w:p>
        </w:tc>
        <w:tc>
          <w:tcPr>
            <w:tcW w:w="334" w:type="dxa"/>
            <w:vAlign w:val="center"/>
          </w:tcPr>
          <w:p w14:paraId="14B719AF"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4F61005C"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5757A351"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58213AEF"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0DDEBADE"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34B39A89"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693C42F9"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47E2360E"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4C408AA1"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631330A2" w14:textId="77777777" w:rsidR="00D00E4A" w:rsidRPr="00A36051" w:rsidRDefault="00D00E4A" w:rsidP="00D00E4A">
            <w:pPr>
              <w:pStyle w:val="Ttulodetabela"/>
              <w:spacing w:after="0"/>
              <w:rPr>
                <w:rFonts w:ascii="Arial" w:hAnsi="Arial" w:cs="Arial"/>
                <w:b w:val="0"/>
                <w:i w:val="0"/>
                <w:sz w:val="20"/>
              </w:rPr>
            </w:pPr>
          </w:p>
        </w:tc>
        <w:tc>
          <w:tcPr>
            <w:tcW w:w="335" w:type="dxa"/>
            <w:vAlign w:val="center"/>
          </w:tcPr>
          <w:p w14:paraId="723D9123" w14:textId="77777777" w:rsidR="00D00E4A" w:rsidRPr="00A36051" w:rsidRDefault="00D00E4A" w:rsidP="00D00E4A">
            <w:pPr>
              <w:pStyle w:val="Ttulodetabela"/>
              <w:spacing w:after="0"/>
              <w:rPr>
                <w:rFonts w:ascii="Arial" w:hAnsi="Arial" w:cs="Arial"/>
                <w:b w:val="0"/>
                <w:i w:val="0"/>
                <w:sz w:val="20"/>
              </w:rPr>
            </w:pPr>
          </w:p>
        </w:tc>
      </w:tr>
      <w:tr w:rsidR="00D00E4A" w:rsidRPr="00570FE8" w14:paraId="7110D924" w14:textId="77777777" w:rsidTr="00D00E4A">
        <w:trPr>
          <w:trHeight w:val="690"/>
        </w:trPr>
        <w:tc>
          <w:tcPr>
            <w:tcW w:w="2603" w:type="dxa"/>
            <w:tcBorders>
              <w:right w:val="single" w:sz="4" w:space="0" w:color="auto"/>
            </w:tcBorders>
          </w:tcPr>
          <w:p w14:paraId="7AB35030" w14:textId="77777777" w:rsidR="00D00E4A" w:rsidRDefault="00D00E4A" w:rsidP="005A00EE">
            <w:pPr>
              <w:pStyle w:val="Ttulodetabela"/>
              <w:spacing w:after="0"/>
              <w:ind w:left="60"/>
              <w:jc w:val="left"/>
              <w:rPr>
                <w:rFonts w:ascii="Arial" w:hAnsi="Arial" w:cs="Arial"/>
                <w:b w:val="0"/>
                <w:i w:val="0"/>
                <w:sz w:val="20"/>
              </w:rPr>
            </w:pPr>
            <w:r>
              <w:rPr>
                <w:rFonts w:ascii="Arial" w:hAnsi="Arial" w:cs="Arial"/>
                <w:b w:val="0"/>
                <w:i w:val="0"/>
                <w:sz w:val="20"/>
              </w:rPr>
              <w:t>Atividade metodológica 5:</w:t>
            </w:r>
          </w:p>
          <w:p w14:paraId="4C183846" w14:textId="77777777" w:rsidR="00D00E4A" w:rsidRPr="00EC7A0F" w:rsidRDefault="00D00E4A" w:rsidP="005A00EE">
            <w:pPr>
              <w:pStyle w:val="Ttulodetabela"/>
              <w:spacing w:after="0"/>
              <w:ind w:left="60"/>
              <w:jc w:val="left"/>
              <w:rPr>
                <w:rFonts w:ascii="Arial" w:hAnsi="Arial" w:cs="Arial"/>
                <w:b w:val="0"/>
                <w:i w:val="0"/>
                <w:sz w:val="20"/>
              </w:rPr>
            </w:pPr>
            <w:r w:rsidRPr="00D5161F">
              <w:rPr>
                <w:rFonts w:ascii="Arial" w:hAnsi="Arial" w:cs="Arial"/>
                <w:b w:val="0"/>
                <w:i w:val="0"/>
                <w:sz w:val="20"/>
              </w:rPr>
              <w:t>Análise das ferramentas selecionadas</w:t>
            </w:r>
          </w:p>
        </w:tc>
        <w:tc>
          <w:tcPr>
            <w:tcW w:w="333" w:type="dxa"/>
            <w:vAlign w:val="center"/>
          </w:tcPr>
          <w:p w14:paraId="5833B290"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5256360C"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50644E3D"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331A58DF"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14D02D45"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116563C5"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79B13CC7" w14:textId="733092A3" w:rsidR="00D00E4A" w:rsidRPr="00A36051" w:rsidRDefault="00A36051" w:rsidP="00D00E4A">
            <w:pPr>
              <w:pStyle w:val="Ttulodetabela"/>
              <w:spacing w:after="0"/>
              <w:rPr>
                <w:rFonts w:ascii="Arial" w:hAnsi="Arial" w:cs="Arial"/>
                <w:b w:val="0"/>
                <w:i w:val="0"/>
                <w:sz w:val="20"/>
              </w:rPr>
            </w:pPr>
            <w:r w:rsidRPr="00A36051">
              <w:rPr>
                <w:rFonts w:ascii="Arial" w:hAnsi="Arial" w:cs="Arial"/>
                <w:b w:val="0"/>
                <w:i w:val="0"/>
                <w:sz w:val="20"/>
              </w:rPr>
              <w:t>x</w:t>
            </w:r>
          </w:p>
        </w:tc>
        <w:tc>
          <w:tcPr>
            <w:tcW w:w="333" w:type="dxa"/>
            <w:vAlign w:val="center"/>
          </w:tcPr>
          <w:p w14:paraId="1F7591AF" w14:textId="6265B5E2" w:rsidR="00D00E4A" w:rsidRPr="00A36051" w:rsidRDefault="00A36051" w:rsidP="00D00E4A">
            <w:pPr>
              <w:pStyle w:val="Ttulodetabela"/>
              <w:spacing w:after="0"/>
              <w:rPr>
                <w:rFonts w:ascii="Arial" w:hAnsi="Arial" w:cs="Arial"/>
                <w:b w:val="0"/>
                <w:i w:val="0"/>
                <w:sz w:val="20"/>
              </w:rPr>
            </w:pPr>
            <w:r w:rsidRPr="00A36051">
              <w:rPr>
                <w:rFonts w:ascii="Arial" w:hAnsi="Arial" w:cs="Arial"/>
                <w:b w:val="0"/>
                <w:i w:val="0"/>
                <w:sz w:val="20"/>
              </w:rPr>
              <w:t>x</w:t>
            </w:r>
          </w:p>
        </w:tc>
        <w:tc>
          <w:tcPr>
            <w:tcW w:w="333" w:type="dxa"/>
            <w:vAlign w:val="center"/>
          </w:tcPr>
          <w:p w14:paraId="7C62B5EB" w14:textId="2047B02C" w:rsidR="00D00E4A" w:rsidRPr="00A36051" w:rsidRDefault="00A36051" w:rsidP="00D00E4A">
            <w:pPr>
              <w:pStyle w:val="Ttulodetabela"/>
              <w:spacing w:after="0"/>
              <w:rPr>
                <w:rFonts w:ascii="Arial" w:hAnsi="Arial" w:cs="Arial"/>
                <w:b w:val="0"/>
                <w:i w:val="0"/>
                <w:sz w:val="20"/>
              </w:rPr>
            </w:pPr>
            <w:r w:rsidRPr="00A36051">
              <w:rPr>
                <w:rFonts w:ascii="Arial" w:hAnsi="Arial" w:cs="Arial"/>
                <w:b w:val="0"/>
                <w:i w:val="0"/>
                <w:sz w:val="20"/>
              </w:rPr>
              <w:t>x</w:t>
            </w:r>
          </w:p>
        </w:tc>
        <w:tc>
          <w:tcPr>
            <w:tcW w:w="334" w:type="dxa"/>
            <w:vAlign w:val="center"/>
          </w:tcPr>
          <w:p w14:paraId="71EA0648" w14:textId="238DD013" w:rsidR="00D00E4A" w:rsidRPr="00A36051" w:rsidRDefault="00A36051" w:rsidP="00D00E4A">
            <w:pPr>
              <w:pStyle w:val="Ttulodetabela"/>
              <w:spacing w:after="0"/>
              <w:rPr>
                <w:rFonts w:ascii="Arial" w:hAnsi="Arial" w:cs="Arial"/>
                <w:b w:val="0"/>
                <w:i w:val="0"/>
                <w:sz w:val="20"/>
              </w:rPr>
            </w:pPr>
            <w:r w:rsidRPr="00A36051">
              <w:rPr>
                <w:rFonts w:ascii="Arial" w:hAnsi="Arial" w:cs="Arial"/>
                <w:b w:val="0"/>
                <w:i w:val="0"/>
                <w:sz w:val="20"/>
              </w:rPr>
              <w:t>x</w:t>
            </w:r>
          </w:p>
        </w:tc>
        <w:tc>
          <w:tcPr>
            <w:tcW w:w="333" w:type="dxa"/>
            <w:vAlign w:val="center"/>
          </w:tcPr>
          <w:p w14:paraId="39FFF98F" w14:textId="656230DC" w:rsidR="00D00E4A" w:rsidRPr="00A36051" w:rsidRDefault="00A36051" w:rsidP="00D00E4A">
            <w:pPr>
              <w:pStyle w:val="Ttulodetabela"/>
              <w:spacing w:after="0"/>
              <w:rPr>
                <w:rFonts w:ascii="Arial" w:hAnsi="Arial" w:cs="Arial"/>
                <w:b w:val="0"/>
                <w:i w:val="0"/>
                <w:sz w:val="20"/>
              </w:rPr>
            </w:pPr>
            <w:r w:rsidRPr="00A36051">
              <w:rPr>
                <w:rFonts w:ascii="Arial" w:hAnsi="Arial" w:cs="Arial"/>
                <w:b w:val="0"/>
                <w:i w:val="0"/>
                <w:sz w:val="20"/>
              </w:rPr>
              <w:t>x</w:t>
            </w:r>
          </w:p>
        </w:tc>
        <w:tc>
          <w:tcPr>
            <w:tcW w:w="333" w:type="dxa"/>
            <w:vAlign w:val="center"/>
          </w:tcPr>
          <w:p w14:paraId="2C15B11A" w14:textId="553946FD" w:rsidR="00D00E4A" w:rsidRPr="00A36051" w:rsidRDefault="00A36051" w:rsidP="00D00E4A">
            <w:pPr>
              <w:pStyle w:val="Ttulodetabela"/>
              <w:spacing w:after="0"/>
              <w:rPr>
                <w:rFonts w:ascii="Arial" w:hAnsi="Arial" w:cs="Arial"/>
                <w:b w:val="0"/>
                <w:i w:val="0"/>
                <w:sz w:val="20"/>
              </w:rPr>
            </w:pPr>
            <w:r w:rsidRPr="00A36051">
              <w:rPr>
                <w:rFonts w:ascii="Arial" w:hAnsi="Arial" w:cs="Arial"/>
                <w:b w:val="0"/>
                <w:i w:val="0"/>
                <w:sz w:val="20"/>
              </w:rPr>
              <w:t>x</w:t>
            </w:r>
          </w:p>
        </w:tc>
        <w:tc>
          <w:tcPr>
            <w:tcW w:w="333" w:type="dxa"/>
            <w:vAlign w:val="center"/>
          </w:tcPr>
          <w:p w14:paraId="5737F73A" w14:textId="208AF5EA" w:rsidR="00D00E4A" w:rsidRPr="00A36051" w:rsidRDefault="00A36051" w:rsidP="00D00E4A">
            <w:pPr>
              <w:pStyle w:val="Ttulodetabela"/>
              <w:spacing w:after="0"/>
              <w:rPr>
                <w:rFonts w:ascii="Arial" w:hAnsi="Arial" w:cs="Arial"/>
                <w:b w:val="0"/>
                <w:i w:val="0"/>
                <w:sz w:val="20"/>
              </w:rPr>
            </w:pPr>
            <w:r w:rsidRPr="00A36051">
              <w:rPr>
                <w:rFonts w:ascii="Arial" w:hAnsi="Arial" w:cs="Arial"/>
                <w:b w:val="0"/>
                <w:i w:val="0"/>
                <w:sz w:val="20"/>
              </w:rPr>
              <w:t>x</w:t>
            </w:r>
          </w:p>
        </w:tc>
        <w:tc>
          <w:tcPr>
            <w:tcW w:w="333" w:type="dxa"/>
            <w:vAlign w:val="center"/>
          </w:tcPr>
          <w:p w14:paraId="19146289" w14:textId="7AD86C1D" w:rsidR="00D00E4A" w:rsidRPr="00A36051" w:rsidRDefault="00A36051" w:rsidP="00D00E4A">
            <w:pPr>
              <w:pStyle w:val="Ttulodetabela"/>
              <w:spacing w:after="0"/>
              <w:rPr>
                <w:rFonts w:ascii="Arial" w:hAnsi="Arial" w:cs="Arial"/>
                <w:b w:val="0"/>
                <w:i w:val="0"/>
                <w:sz w:val="20"/>
              </w:rPr>
            </w:pPr>
            <w:r w:rsidRPr="00A36051">
              <w:rPr>
                <w:rFonts w:ascii="Arial" w:hAnsi="Arial" w:cs="Arial"/>
                <w:b w:val="0"/>
                <w:i w:val="0"/>
                <w:sz w:val="20"/>
              </w:rPr>
              <w:t>x</w:t>
            </w:r>
          </w:p>
        </w:tc>
        <w:tc>
          <w:tcPr>
            <w:tcW w:w="333" w:type="dxa"/>
            <w:vAlign w:val="center"/>
          </w:tcPr>
          <w:p w14:paraId="3E14DBEA" w14:textId="2F1992A3" w:rsidR="00D00E4A" w:rsidRPr="00A36051" w:rsidRDefault="00A36051" w:rsidP="00D00E4A">
            <w:pPr>
              <w:pStyle w:val="Ttulodetabela"/>
              <w:spacing w:after="0"/>
              <w:rPr>
                <w:rFonts w:ascii="Arial" w:hAnsi="Arial" w:cs="Arial"/>
                <w:b w:val="0"/>
                <w:i w:val="0"/>
                <w:sz w:val="20"/>
              </w:rPr>
            </w:pPr>
            <w:r w:rsidRPr="00A36051">
              <w:rPr>
                <w:rFonts w:ascii="Arial" w:hAnsi="Arial" w:cs="Arial"/>
                <w:b w:val="0"/>
                <w:i w:val="0"/>
                <w:sz w:val="20"/>
              </w:rPr>
              <w:t>x</w:t>
            </w:r>
          </w:p>
        </w:tc>
        <w:tc>
          <w:tcPr>
            <w:tcW w:w="333" w:type="dxa"/>
            <w:vAlign w:val="center"/>
          </w:tcPr>
          <w:p w14:paraId="4145780C" w14:textId="10BA15C6" w:rsidR="00D00E4A" w:rsidRPr="00A36051" w:rsidRDefault="00A36051" w:rsidP="00D00E4A">
            <w:pPr>
              <w:pStyle w:val="Ttulodetabela"/>
              <w:spacing w:after="0"/>
              <w:rPr>
                <w:rFonts w:ascii="Arial" w:hAnsi="Arial" w:cs="Arial"/>
                <w:b w:val="0"/>
                <w:i w:val="0"/>
                <w:sz w:val="20"/>
              </w:rPr>
            </w:pPr>
            <w:r w:rsidRPr="00A36051">
              <w:rPr>
                <w:rFonts w:ascii="Arial" w:hAnsi="Arial" w:cs="Arial"/>
                <w:b w:val="0"/>
                <w:i w:val="0"/>
                <w:sz w:val="20"/>
              </w:rPr>
              <w:t>x</w:t>
            </w:r>
          </w:p>
        </w:tc>
        <w:tc>
          <w:tcPr>
            <w:tcW w:w="333" w:type="dxa"/>
            <w:vAlign w:val="center"/>
          </w:tcPr>
          <w:p w14:paraId="211B4E9C"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2FA37FE1"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2E6D9FF9" w14:textId="77777777" w:rsidR="00D00E4A" w:rsidRPr="00A36051" w:rsidRDefault="00D00E4A" w:rsidP="00D00E4A">
            <w:pPr>
              <w:pStyle w:val="Ttulodetabela"/>
              <w:spacing w:after="0"/>
              <w:rPr>
                <w:rFonts w:ascii="Arial" w:hAnsi="Arial" w:cs="Arial"/>
                <w:b w:val="0"/>
                <w:i w:val="0"/>
                <w:sz w:val="20"/>
              </w:rPr>
            </w:pPr>
          </w:p>
        </w:tc>
        <w:tc>
          <w:tcPr>
            <w:tcW w:w="335" w:type="dxa"/>
            <w:vAlign w:val="center"/>
          </w:tcPr>
          <w:p w14:paraId="3E9EE701" w14:textId="77777777" w:rsidR="00D00E4A" w:rsidRPr="00A36051" w:rsidRDefault="00D00E4A" w:rsidP="00D00E4A">
            <w:pPr>
              <w:pStyle w:val="Ttulodetabela"/>
              <w:spacing w:after="0"/>
              <w:rPr>
                <w:rFonts w:ascii="Arial" w:hAnsi="Arial" w:cs="Arial"/>
                <w:b w:val="0"/>
                <w:i w:val="0"/>
                <w:sz w:val="20"/>
              </w:rPr>
            </w:pPr>
          </w:p>
        </w:tc>
      </w:tr>
      <w:tr w:rsidR="00D00E4A" w:rsidRPr="00570FE8" w14:paraId="0411081E" w14:textId="77777777" w:rsidTr="00D00E4A">
        <w:trPr>
          <w:trHeight w:val="690"/>
        </w:trPr>
        <w:tc>
          <w:tcPr>
            <w:tcW w:w="2603" w:type="dxa"/>
            <w:tcBorders>
              <w:right w:val="single" w:sz="4" w:space="0" w:color="auto"/>
            </w:tcBorders>
          </w:tcPr>
          <w:p w14:paraId="2E673ABB" w14:textId="77777777" w:rsidR="00D00E4A" w:rsidRDefault="00D00E4A" w:rsidP="005A00EE">
            <w:pPr>
              <w:pStyle w:val="Ttulodetabela"/>
              <w:spacing w:after="0"/>
              <w:ind w:left="60"/>
              <w:jc w:val="left"/>
              <w:rPr>
                <w:rFonts w:ascii="Arial" w:hAnsi="Arial" w:cs="Arial"/>
                <w:b w:val="0"/>
                <w:i w:val="0"/>
                <w:sz w:val="20"/>
              </w:rPr>
            </w:pPr>
            <w:r>
              <w:rPr>
                <w:rFonts w:ascii="Arial" w:hAnsi="Arial" w:cs="Arial"/>
                <w:b w:val="0"/>
                <w:i w:val="0"/>
                <w:sz w:val="20"/>
              </w:rPr>
              <w:t>Atividade metodológica 6:</w:t>
            </w:r>
          </w:p>
          <w:p w14:paraId="4944ED20" w14:textId="77777777" w:rsidR="00D00E4A" w:rsidRDefault="00D00E4A" w:rsidP="005A00EE">
            <w:pPr>
              <w:pStyle w:val="Ttulodetabela"/>
              <w:spacing w:after="0"/>
              <w:ind w:left="60"/>
              <w:jc w:val="left"/>
              <w:rPr>
                <w:rFonts w:ascii="Arial" w:hAnsi="Arial" w:cs="Arial"/>
                <w:b w:val="0"/>
                <w:i w:val="0"/>
                <w:sz w:val="20"/>
              </w:rPr>
            </w:pPr>
            <w:r w:rsidRPr="00D5161F">
              <w:rPr>
                <w:rFonts w:ascii="Arial" w:hAnsi="Arial" w:cs="Arial"/>
                <w:b w:val="0"/>
                <w:i w:val="0"/>
                <w:sz w:val="20"/>
              </w:rPr>
              <w:t>Descrição dos resultados obtidos</w:t>
            </w:r>
          </w:p>
        </w:tc>
        <w:tc>
          <w:tcPr>
            <w:tcW w:w="333" w:type="dxa"/>
            <w:vAlign w:val="center"/>
          </w:tcPr>
          <w:p w14:paraId="7449D29E"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4F21EA1D"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631F37F8"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3FB31257"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53D36700"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70234B35"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150912CA"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18227D77"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7E340CE7" w14:textId="77777777" w:rsidR="00D00E4A" w:rsidRPr="00A36051" w:rsidRDefault="00D00E4A" w:rsidP="00D00E4A">
            <w:pPr>
              <w:pStyle w:val="Ttulodetabela"/>
              <w:spacing w:after="0"/>
              <w:rPr>
                <w:rFonts w:ascii="Arial" w:hAnsi="Arial" w:cs="Arial"/>
                <w:b w:val="0"/>
                <w:i w:val="0"/>
                <w:sz w:val="20"/>
              </w:rPr>
            </w:pPr>
          </w:p>
        </w:tc>
        <w:tc>
          <w:tcPr>
            <w:tcW w:w="334" w:type="dxa"/>
            <w:vAlign w:val="center"/>
          </w:tcPr>
          <w:p w14:paraId="2DDFEF7B"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02F31B60"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436DF59C"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6C74434E"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4346EBD1" w14:textId="77777777" w:rsidR="00D00E4A" w:rsidRPr="00A36051" w:rsidRDefault="00D00E4A" w:rsidP="00D00E4A">
            <w:pPr>
              <w:pStyle w:val="Ttulodetabela"/>
              <w:spacing w:after="0"/>
              <w:rPr>
                <w:rFonts w:ascii="Arial" w:hAnsi="Arial" w:cs="Arial"/>
                <w:b w:val="0"/>
                <w:i w:val="0"/>
                <w:sz w:val="20"/>
              </w:rPr>
            </w:pPr>
          </w:p>
        </w:tc>
        <w:tc>
          <w:tcPr>
            <w:tcW w:w="333" w:type="dxa"/>
            <w:vAlign w:val="center"/>
          </w:tcPr>
          <w:p w14:paraId="12D17ABC" w14:textId="3FE4FB23" w:rsidR="00D00E4A" w:rsidRPr="00A36051" w:rsidRDefault="00D00E4A" w:rsidP="00D00E4A">
            <w:pPr>
              <w:pStyle w:val="Ttulodetabela"/>
              <w:spacing w:after="0"/>
              <w:rPr>
                <w:rFonts w:ascii="Arial" w:hAnsi="Arial" w:cs="Arial"/>
                <w:b w:val="0"/>
                <w:i w:val="0"/>
                <w:sz w:val="20"/>
              </w:rPr>
            </w:pPr>
          </w:p>
        </w:tc>
        <w:tc>
          <w:tcPr>
            <w:tcW w:w="333" w:type="dxa"/>
            <w:vAlign w:val="center"/>
          </w:tcPr>
          <w:p w14:paraId="095E2E8E" w14:textId="2203E0D8" w:rsidR="00D00E4A" w:rsidRPr="00A36051" w:rsidRDefault="00A36051" w:rsidP="00D00E4A">
            <w:pPr>
              <w:pStyle w:val="Ttulodetabela"/>
              <w:spacing w:after="0"/>
              <w:rPr>
                <w:rFonts w:ascii="Arial" w:hAnsi="Arial" w:cs="Arial"/>
                <w:b w:val="0"/>
                <w:i w:val="0"/>
                <w:sz w:val="20"/>
              </w:rPr>
            </w:pPr>
            <w:r w:rsidRPr="00A36051">
              <w:rPr>
                <w:rFonts w:ascii="Arial" w:hAnsi="Arial" w:cs="Arial"/>
                <w:b w:val="0"/>
                <w:i w:val="0"/>
                <w:sz w:val="20"/>
              </w:rPr>
              <w:t>x</w:t>
            </w:r>
          </w:p>
        </w:tc>
        <w:tc>
          <w:tcPr>
            <w:tcW w:w="333" w:type="dxa"/>
            <w:vAlign w:val="center"/>
          </w:tcPr>
          <w:p w14:paraId="7D2CB029" w14:textId="386DAD99" w:rsidR="00D00E4A" w:rsidRPr="00A36051" w:rsidRDefault="00A36051" w:rsidP="00D00E4A">
            <w:pPr>
              <w:pStyle w:val="Ttulodetabela"/>
              <w:spacing w:after="0"/>
              <w:rPr>
                <w:rFonts w:ascii="Arial" w:hAnsi="Arial" w:cs="Arial"/>
                <w:b w:val="0"/>
                <w:i w:val="0"/>
                <w:sz w:val="20"/>
              </w:rPr>
            </w:pPr>
            <w:r w:rsidRPr="00A36051">
              <w:rPr>
                <w:rFonts w:ascii="Arial" w:hAnsi="Arial" w:cs="Arial"/>
                <w:b w:val="0"/>
                <w:i w:val="0"/>
                <w:sz w:val="20"/>
              </w:rPr>
              <w:t>x</w:t>
            </w:r>
          </w:p>
        </w:tc>
        <w:tc>
          <w:tcPr>
            <w:tcW w:w="333" w:type="dxa"/>
            <w:vAlign w:val="center"/>
          </w:tcPr>
          <w:p w14:paraId="366F060A" w14:textId="25A68559" w:rsidR="00D00E4A" w:rsidRPr="00A36051" w:rsidRDefault="00A36051" w:rsidP="00D00E4A">
            <w:pPr>
              <w:pStyle w:val="Ttulodetabela"/>
              <w:spacing w:after="0"/>
              <w:rPr>
                <w:rFonts w:ascii="Arial" w:hAnsi="Arial" w:cs="Arial"/>
                <w:b w:val="0"/>
                <w:i w:val="0"/>
                <w:sz w:val="20"/>
              </w:rPr>
            </w:pPr>
            <w:r w:rsidRPr="00A36051">
              <w:rPr>
                <w:rFonts w:ascii="Arial" w:hAnsi="Arial" w:cs="Arial"/>
                <w:b w:val="0"/>
                <w:i w:val="0"/>
                <w:sz w:val="20"/>
              </w:rPr>
              <w:t>x</w:t>
            </w:r>
          </w:p>
        </w:tc>
        <w:tc>
          <w:tcPr>
            <w:tcW w:w="333" w:type="dxa"/>
            <w:vAlign w:val="center"/>
          </w:tcPr>
          <w:p w14:paraId="5C476BE6" w14:textId="73D8849C" w:rsidR="00D00E4A" w:rsidRPr="00A36051" w:rsidRDefault="00A36051" w:rsidP="00D00E4A">
            <w:pPr>
              <w:pStyle w:val="Ttulodetabela"/>
              <w:spacing w:after="0"/>
              <w:rPr>
                <w:rFonts w:ascii="Arial" w:hAnsi="Arial" w:cs="Arial"/>
                <w:b w:val="0"/>
                <w:i w:val="0"/>
                <w:sz w:val="20"/>
              </w:rPr>
            </w:pPr>
            <w:r w:rsidRPr="00A36051">
              <w:rPr>
                <w:rFonts w:ascii="Arial" w:hAnsi="Arial" w:cs="Arial"/>
                <w:b w:val="0"/>
                <w:i w:val="0"/>
                <w:sz w:val="20"/>
              </w:rPr>
              <w:t>x</w:t>
            </w:r>
          </w:p>
        </w:tc>
        <w:tc>
          <w:tcPr>
            <w:tcW w:w="335" w:type="dxa"/>
            <w:vAlign w:val="center"/>
          </w:tcPr>
          <w:p w14:paraId="3B032E39" w14:textId="77777777" w:rsidR="00D00E4A" w:rsidRPr="00A36051" w:rsidRDefault="00D00E4A" w:rsidP="00D00E4A">
            <w:pPr>
              <w:pStyle w:val="Ttulodetabela"/>
              <w:spacing w:after="0"/>
              <w:rPr>
                <w:rFonts w:ascii="Arial" w:hAnsi="Arial" w:cs="Arial"/>
                <w:b w:val="0"/>
                <w:i w:val="0"/>
                <w:sz w:val="20"/>
              </w:rPr>
            </w:pPr>
          </w:p>
        </w:tc>
      </w:tr>
      <w:tr w:rsidR="00A36051" w:rsidRPr="00570FE8" w14:paraId="757F772E" w14:textId="77777777" w:rsidTr="00D00E4A">
        <w:trPr>
          <w:trHeight w:val="690"/>
        </w:trPr>
        <w:tc>
          <w:tcPr>
            <w:tcW w:w="2603" w:type="dxa"/>
            <w:tcBorders>
              <w:right w:val="single" w:sz="4" w:space="0" w:color="auto"/>
            </w:tcBorders>
          </w:tcPr>
          <w:p w14:paraId="69D10024" w14:textId="77777777" w:rsidR="00A36051" w:rsidRDefault="00A36051" w:rsidP="005A00EE">
            <w:pPr>
              <w:pStyle w:val="Ttulodetabela"/>
              <w:spacing w:after="0"/>
              <w:ind w:left="60"/>
              <w:jc w:val="left"/>
              <w:rPr>
                <w:rFonts w:ascii="Arial" w:hAnsi="Arial" w:cs="Arial"/>
                <w:b w:val="0"/>
                <w:i w:val="0"/>
                <w:sz w:val="20"/>
              </w:rPr>
            </w:pPr>
            <w:r>
              <w:rPr>
                <w:rFonts w:ascii="Arial" w:hAnsi="Arial" w:cs="Arial"/>
                <w:b w:val="0"/>
                <w:i w:val="0"/>
                <w:sz w:val="20"/>
              </w:rPr>
              <w:t>Entrega final</w:t>
            </w:r>
          </w:p>
          <w:p w14:paraId="5AA80B46" w14:textId="17CDD671" w:rsidR="00A36051" w:rsidRDefault="00A36051" w:rsidP="005A00EE">
            <w:pPr>
              <w:pStyle w:val="Ttulodetabela"/>
              <w:spacing w:after="0"/>
              <w:ind w:left="60"/>
              <w:jc w:val="left"/>
              <w:rPr>
                <w:rFonts w:ascii="Arial" w:hAnsi="Arial" w:cs="Arial"/>
                <w:b w:val="0"/>
                <w:i w:val="0"/>
                <w:sz w:val="20"/>
              </w:rPr>
            </w:pPr>
            <w:r>
              <w:rPr>
                <w:rFonts w:ascii="Arial" w:hAnsi="Arial" w:cs="Arial"/>
                <w:b w:val="0"/>
                <w:i w:val="0"/>
                <w:sz w:val="20"/>
              </w:rPr>
              <w:t>(dd/MM/yyyy)</w:t>
            </w:r>
          </w:p>
        </w:tc>
        <w:tc>
          <w:tcPr>
            <w:tcW w:w="333" w:type="dxa"/>
            <w:vAlign w:val="center"/>
          </w:tcPr>
          <w:p w14:paraId="7BC55212" w14:textId="77777777" w:rsidR="00A36051" w:rsidRPr="00A36051" w:rsidRDefault="00A36051" w:rsidP="00D00E4A">
            <w:pPr>
              <w:pStyle w:val="Ttulodetabela"/>
              <w:spacing w:after="0"/>
              <w:rPr>
                <w:rFonts w:ascii="Arial" w:hAnsi="Arial" w:cs="Arial"/>
                <w:b w:val="0"/>
                <w:i w:val="0"/>
                <w:sz w:val="20"/>
              </w:rPr>
            </w:pPr>
          </w:p>
        </w:tc>
        <w:tc>
          <w:tcPr>
            <w:tcW w:w="333" w:type="dxa"/>
            <w:vAlign w:val="center"/>
          </w:tcPr>
          <w:p w14:paraId="5BEA6DFB" w14:textId="77777777" w:rsidR="00A36051" w:rsidRPr="00A36051" w:rsidRDefault="00A36051" w:rsidP="00D00E4A">
            <w:pPr>
              <w:pStyle w:val="Ttulodetabela"/>
              <w:spacing w:after="0"/>
              <w:rPr>
                <w:rFonts w:ascii="Arial" w:hAnsi="Arial" w:cs="Arial"/>
                <w:b w:val="0"/>
                <w:i w:val="0"/>
                <w:sz w:val="20"/>
              </w:rPr>
            </w:pPr>
          </w:p>
        </w:tc>
        <w:tc>
          <w:tcPr>
            <w:tcW w:w="333" w:type="dxa"/>
            <w:vAlign w:val="center"/>
          </w:tcPr>
          <w:p w14:paraId="4B8A1052" w14:textId="77777777" w:rsidR="00A36051" w:rsidRPr="00A36051" w:rsidRDefault="00A36051" w:rsidP="00D00E4A">
            <w:pPr>
              <w:pStyle w:val="Ttulodetabela"/>
              <w:spacing w:after="0"/>
              <w:rPr>
                <w:rFonts w:ascii="Arial" w:hAnsi="Arial" w:cs="Arial"/>
                <w:b w:val="0"/>
                <w:i w:val="0"/>
                <w:sz w:val="20"/>
              </w:rPr>
            </w:pPr>
          </w:p>
        </w:tc>
        <w:tc>
          <w:tcPr>
            <w:tcW w:w="333" w:type="dxa"/>
            <w:vAlign w:val="center"/>
          </w:tcPr>
          <w:p w14:paraId="0AA10756" w14:textId="77777777" w:rsidR="00A36051" w:rsidRPr="00A36051" w:rsidRDefault="00A36051" w:rsidP="00D00E4A">
            <w:pPr>
              <w:pStyle w:val="Ttulodetabela"/>
              <w:spacing w:after="0"/>
              <w:rPr>
                <w:rFonts w:ascii="Arial" w:hAnsi="Arial" w:cs="Arial"/>
                <w:b w:val="0"/>
                <w:i w:val="0"/>
                <w:sz w:val="20"/>
              </w:rPr>
            </w:pPr>
          </w:p>
        </w:tc>
        <w:tc>
          <w:tcPr>
            <w:tcW w:w="333" w:type="dxa"/>
            <w:vAlign w:val="center"/>
          </w:tcPr>
          <w:p w14:paraId="5EA33725" w14:textId="77777777" w:rsidR="00A36051" w:rsidRPr="00A36051" w:rsidRDefault="00A36051" w:rsidP="00D00E4A">
            <w:pPr>
              <w:pStyle w:val="Ttulodetabela"/>
              <w:spacing w:after="0"/>
              <w:rPr>
                <w:rFonts w:ascii="Arial" w:hAnsi="Arial" w:cs="Arial"/>
                <w:b w:val="0"/>
                <w:i w:val="0"/>
                <w:sz w:val="20"/>
              </w:rPr>
            </w:pPr>
          </w:p>
        </w:tc>
        <w:tc>
          <w:tcPr>
            <w:tcW w:w="333" w:type="dxa"/>
            <w:vAlign w:val="center"/>
          </w:tcPr>
          <w:p w14:paraId="36877C87" w14:textId="77777777" w:rsidR="00A36051" w:rsidRPr="00A36051" w:rsidRDefault="00A36051" w:rsidP="00D00E4A">
            <w:pPr>
              <w:pStyle w:val="Ttulodetabela"/>
              <w:spacing w:after="0"/>
              <w:rPr>
                <w:rFonts w:ascii="Arial" w:hAnsi="Arial" w:cs="Arial"/>
                <w:b w:val="0"/>
                <w:i w:val="0"/>
                <w:sz w:val="20"/>
              </w:rPr>
            </w:pPr>
          </w:p>
        </w:tc>
        <w:tc>
          <w:tcPr>
            <w:tcW w:w="333" w:type="dxa"/>
            <w:vAlign w:val="center"/>
          </w:tcPr>
          <w:p w14:paraId="06C12B13" w14:textId="77777777" w:rsidR="00A36051" w:rsidRPr="00A36051" w:rsidRDefault="00A36051" w:rsidP="00D00E4A">
            <w:pPr>
              <w:pStyle w:val="Ttulodetabela"/>
              <w:spacing w:after="0"/>
              <w:rPr>
                <w:rFonts w:ascii="Arial" w:hAnsi="Arial" w:cs="Arial"/>
                <w:b w:val="0"/>
                <w:i w:val="0"/>
                <w:sz w:val="20"/>
              </w:rPr>
            </w:pPr>
          </w:p>
        </w:tc>
        <w:tc>
          <w:tcPr>
            <w:tcW w:w="333" w:type="dxa"/>
            <w:vAlign w:val="center"/>
          </w:tcPr>
          <w:p w14:paraId="3B9E3E30" w14:textId="77777777" w:rsidR="00A36051" w:rsidRPr="00A36051" w:rsidRDefault="00A36051" w:rsidP="00D00E4A">
            <w:pPr>
              <w:pStyle w:val="Ttulodetabela"/>
              <w:spacing w:after="0"/>
              <w:rPr>
                <w:rFonts w:ascii="Arial" w:hAnsi="Arial" w:cs="Arial"/>
                <w:b w:val="0"/>
                <w:i w:val="0"/>
                <w:sz w:val="20"/>
              </w:rPr>
            </w:pPr>
          </w:p>
        </w:tc>
        <w:tc>
          <w:tcPr>
            <w:tcW w:w="333" w:type="dxa"/>
            <w:vAlign w:val="center"/>
          </w:tcPr>
          <w:p w14:paraId="40C47973" w14:textId="77777777" w:rsidR="00A36051" w:rsidRPr="00A36051" w:rsidRDefault="00A36051" w:rsidP="00D00E4A">
            <w:pPr>
              <w:pStyle w:val="Ttulodetabela"/>
              <w:spacing w:after="0"/>
              <w:rPr>
                <w:rFonts w:ascii="Arial" w:hAnsi="Arial" w:cs="Arial"/>
                <w:b w:val="0"/>
                <w:i w:val="0"/>
                <w:sz w:val="20"/>
              </w:rPr>
            </w:pPr>
          </w:p>
        </w:tc>
        <w:tc>
          <w:tcPr>
            <w:tcW w:w="334" w:type="dxa"/>
            <w:vAlign w:val="center"/>
          </w:tcPr>
          <w:p w14:paraId="4C740B97" w14:textId="77777777" w:rsidR="00A36051" w:rsidRPr="00A36051" w:rsidRDefault="00A36051" w:rsidP="00D00E4A">
            <w:pPr>
              <w:pStyle w:val="Ttulodetabela"/>
              <w:spacing w:after="0"/>
              <w:rPr>
                <w:rFonts w:ascii="Arial" w:hAnsi="Arial" w:cs="Arial"/>
                <w:b w:val="0"/>
                <w:i w:val="0"/>
                <w:sz w:val="20"/>
              </w:rPr>
            </w:pPr>
          </w:p>
        </w:tc>
        <w:tc>
          <w:tcPr>
            <w:tcW w:w="333" w:type="dxa"/>
            <w:vAlign w:val="center"/>
          </w:tcPr>
          <w:p w14:paraId="1AED7F64" w14:textId="77777777" w:rsidR="00A36051" w:rsidRPr="00A36051" w:rsidRDefault="00A36051" w:rsidP="00D00E4A">
            <w:pPr>
              <w:pStyle w:val="Ttulodetabela"/>
              <w:spacing w:after="0"/>
              <w:rPr>
                <w:rFonts w:ascii="Arial" w:hAnsi="Arial" w:cs="Arial"/>
                <w:b w:val="0"/>
                <w:i w:val="0"/>
                <w:sz w:val="20"/>
              </w:rPr>
            </w:pPr>
          </w:p>
        </w:tc>
        <w:tc>
          <w:tcPr>
            <w:tcW w:w="333" w:type="dxa"/>
            <w:vAlign w:val="center"/>
          </w:tcPr>
          <w:p w14:paraId="243CE982" w14:textId="77777777" w:rsidR="00A36051" w:rsidRPr="00A36051" w:rsidRDefault="00A36051" w:rsidP="00D00E4A">
            <w:pPr>
              <w:pStyle w:val="Ttulodetabela"/>
              <w:spacing w:after="0"/>
              <w:rPr>
                <w:rFonts w:ascii="Arial" w:hAnsi="Arial" w:cs="Arial"/>
                <w:b w:val="0"/>
                <w:i w:val="0"/>
                <w:sz w:val="20"/>
              </w:rPr>
            </w:pPr>
          </w:p>
        </w:tc>
        <w:tc>
          <w:tcPr>
            <w:tcW w:w="333" w:type="dxa"/>
            <w:vAlign w:val="center"/>
          </w:tcPr>
          <w:p w14:paraId="4FD6F352" w14:textId="77777777" w:rsidR="00A36051" w:rsidRPr="00A36051" w:rsidRDefault="00A36051" w:rsidP="00D00E4A">
            <w:pPr>
              <w:pStyle w:val="Ttulodetabela"/>
              <w:spacing w:after="0"/>
              <w:rPr>
                <w:rFonts w:ascii="Arial" w:hAnsi="Arial" w:cs="Arial"/>
                <w:b w:val="0"/>
                <w:i w:val="0"/>
                <w:sz w:val="20"/>
              </w:rPr>
            </w:pPr>
          </w:p>
        </w:tc>
        <w:tc>
          <w:tcPr>
            <w:tcW w:w="333" w:type="dxa"/>
            <w:vAlign w:val="center"/>
          </w:tcPr>
          <w:p w14:paraId="04417B7E" w14:textId="77777777" w:rsidR="00A36051" w:rsidRPr="00A36051" w:rsidRDefault="00A36051" w:rsidP="00D00E4A">
            <w:pPr>
              <w:pStyle w:val="Ttulodetabela"/>
              <w:spacing w:after="0"/>
              <w:rPr>
                <w:rFonts w:ascii="Arial" w:hAnsi="Arial" w:cs="Arial"/>
                <w:b w:val="0"/>
                <w:i w:val="0"/>
                <w:sz w:val="20"/>
              </w:rPr>
            </w:pPr>
          </w:p>
        </w:tc>
        <w:tc>
          <w:tcPr>
            <w:tcW w:w="333" w:type="dxa"/>
            <w:vAlign w:val="center"/>
          </w:tcPr>
          <w:p w14:paraId="5F2B370F" w14:textId="77777777" w:rsidR="00A36051" w:rsidRPr="00A36051" w:rsidRDefault="00A36051" w:rsidP="00D00E4A">
            <w:pPr>
              <w:pStyle w:val="Ttulodetabela"/>
              <w:spacing w:after="0"/>
              <w:rPr>
                <w:rFonts w:ascii="Arial" w:hAnsi="Arial" w:cs="Arial"/>
                <w:b w:val="0"/>
                <w:i w:val="0"/>
                <w:sz w:val="20"/>
              </w:rPr>
            </w:pPr>
          </w:p>
        </w:tc>
        <w:tc>
          <w:tcPr>
            <w:tcW w:w="333" w:type="dxa"/>
            <w:vAlign w:val="center"/>
          </w:tcPr>
          <w:p w14:paraId="17EC33B0" w14:textId="77777777" w:rsidR="00A36051" w:rsidRPr="00A36051" w:rsidRDefault="00A36051" w:rsidP="00D00E4A">
            <w:pPr>
              <w:pStyle w:val="Ttulodetabela"/>
              <w:spacing w:after="0"/>
              <w:rPr>
                <w:rFonts w:ascii="Arial" w:hAnsi="Arial" w:cs="Arial"/>
                <w:b w:val="0"/>
                <w:i w:val="0"/>
                <w:sz w:val="20"/>
              </w:rPr>
            </w:pPr>
          </w:p>
        </w:tc>
        <w:tc>
          <w:tcPr>
            <w:tcW w:w="333" w:type="dxa"/>
            <w:vAlign w:val="center"/>
          </w:tcPr>
          <w:p w14:paraId="5B87965E" w14:textId="77777777" w:rsidR="00A36051" w:rsidRPr="00A36051" w:rsidRDefault="00A36051" w:rsidP="00D00E4A">
            <w:pPr>
              <w:pStyle w:val="Ttulodetabela"/>
              <w:spacing w:after="0"/>
              <w:rPr>
                <w:rFonts w:ascii="Arial" w:hAnsi="Arial" w:cs="Arial"/>
                <w:b w:val="0"/>
                <w:i w:val="0"/>
                <w:sz w:val="20"/>
              </w:rPr>
            </w:pPr>
          </w:p>
        </w:tc>
        <w:tc>
          <w:tcPr>
            <w:tcW w:w="333" w:type="dxa"/>
            <w:vAlign w:val="center"/>
          </w:tcPr>
          <w:p w14:paraId="7BA06D29" w14:textId="77777777" w:rsidR="00A36051" w:rsidRPr="00A36051" w:rsidRDefault="00A36051" w:rsidP="00D00E4A">
            <w:pPr>
              <w:pStyle w:val="Ttulodetabela"/>
              <w:spacing w:after="0"/>
              <w:rPr>
                <w:rFonts w:ascii="Arial" w:hAnsi="Arial" w:cs="Arial"/>
                <w:b w:val="0"/>
                <w:i w:val="0"/>
                <w:sz w:val="20"/>
              </w:rPr>
            </w:pPr>
          </w:p>
        </w:tc>
        <w:tc>
          <w:tcPr>
            <w:tcW w:w="333" w:type="dxa"/>
            <w:vAlign w:val="center"/>
          </w:tcPr>
          <w:p w14:paraId="5488B601" w14:textId="77777777" w:rsidR="00A36051" w:rsidRPr="00A36051" w:rsidRDefault="00A36051" w:rsidP="00D00E4A">
            <w:pPr>
              <w:pStyle w:val="Ttulodetabela"/>
              <w:spacing w:after="0"/>
              <w:rPr>
                <w:rFonts w:ascii="Arial" w:hAnsi="Arial" w:cs="Arial"/>
                <w:b w:val="0"/>
                <w:i w:val="0"/>
                <w:sz w:val="20"/>
              </w:rPr>
            </w:pPr>
          </w:p>
        </w:tc>
        <w:tc>
          <w:tcPr>
            <w:tcW w:w="335" w:type="dxa"/>
            <w:vAlign w:val="center"/>
          </w:tcPr>
          <w:p w14:paraId="1BBB24CC" w14:textId="10587410" w:rsidR="00A36051" w:rsidRPr="00A36051" w:rsidRDefault="00A36051" w:rsidP="00D00E4A">
            <w:pPr>
              <w:pStyle w:val="Ttulodetabela"/>
              <w:spacing w:after="0"/>
              <w:rPr>
                <w:rFonts w:ascii="Arial" w:hAnsi="Arial" w:cs="Arial"/>
                <w:b w:val="0"/>
                <w:i w:val="0"/>
                <w:sz w:val="20"/>
              </w:rPr>
            </w:pPr>
            <w:r w:rsidRPr="00A36051">
              <w:rPr>
                <w:rFonts w:ascii="Arial" w:hAnsi="Arial" w:cs="Arial"/>
                <w:b w:val="0"/>
                <w:i w:val="0"/>
                <w:sz w:val="20"/>
              </w:rPr>
              <w:t>x</w:t>
            </w:r>
          </w:p>
        </w:tc>
      </w:tr>
    </w:tbl>
    <w:p w14:paraId="0CAFD3DE" w14:textId="120CA06A" w:rsidR="00A36051" w:rsidRDefault="00A36051" w:rsidP="00B25C88">
      <w:pPr>
        <w:pStyle w:val="Referncias"/>
      </w:pPr>
    </w:p>
    <w:sectPr w:rsidR="00A36051" w:rsidSect="004C74D4">
      <w:headerReference w:type="even" r:id="rId48"/>
      <w:headerReference w:type="default" r:id="rId49"/>
      <w:footerReference w:type="even" r:id="rId50"/>
      <w:footerReference w:type="default" r:id="rId51"/>
      <w:headerReference w:type="first" r:id="rId52"/>
      <w:footerReference w:type="first" r:id="rId53"/>
      <w:pgSz w:w="11905" w:h="16837"/>
      <w:pgMar w:top="1701" w:right="1134" w:bottom="1134" w:left="1701" w:header="907" w:footer="720" w:gutter="0"/>
      <w:cols w:space="720"/>
      <w:docGrid w:linePitch="7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48" w:author="Patrick Machado" w:date="2017-06-08T19:19:00Z" w:initials="PM">
    <w:p w14:paraId="2C5503A6" w14:textId="56C8886E" w:rsidR="003F7460" w:rsidRDefault="003F7460">
      <w:pPr>
        <w:pStyle w:val="Textodecomentrio"/>
      </w:pPr>
      <w:r>
        <w:rPr>
          <w:rStyle w:val="Refdecomentrio"/>
        </w:rPr>
        <w:annotationRef/>
      </w:r>
      <w:r>
        <w:t>Não tem referência, devo manter isso?</w:t>
      </w:r>
    </w:p>
  </w:comment>
  <w:comment w:id="275" w:author="Patrick Machado" w:date="2016-06-06T19:50:00Z" w:initials="PM">
    <w:p w14:paraId="22726592" w14:textId="2982006F" w:rsidR="003F7460" w:rsidRDefault="003F7460">
      <w:pPr>
        <w:pStyle w:val="Textodecomentrio"/>
      </w:pPr>
      <w:r>
        <w:rPr>
          <w:rStyle w:val="Refdecomentrio"/>
        </w:rPr>
        <w:annotationRef/>
      </w:r>
      <w:r>
        <w:t>Verificar citação</w:t>
      </w:r>
    </w:p>
  </w:comment>
  <w:comment w:id="276" w:author="Patrick Machado" w:date="2017-06-20T18:06:00Z" w:initials="PM">
    <w:p w14:paraId="1CFB344E" w14:textId="196B595C" w:rsidR="003F7460" w:rsidRDefault="003F7460">
      <w:pPr>
        <w:pStyle w:val="Textodecomentrio"/>
      </w:pPr>
      <w:r>
        <w:rPr>
          <w:rStyle w:val="Refdecomentrio"/>
        </w:rPr>
        <w:annotationRef/>
      </w:r>
      <w:r>
        <w:t>POR EXTENSO</w:t>
      </w:r>
    </w:p>
  </w:comment>
  <w:comment w:id="277" w:author="Patrick Machado" w:date="2017-06-20T18:07:00Z" w:initials="PM">
    <w:p w14:paraId="5FA064CA" w14:textId="3FE76AB1" w:rsidR="003F7460" w:rsidRDefault="003F7460">
      <w:pPr>
        <w:pStyle w:val="Textodecomentrio"/>
      </w:pPr>
      <w:r>
        <w:rPr>
          <w:rStyle w:val="Refdecomentrio"/>
        </w:rPr>
        <w:annotationRef/>
      </w:r>
      <w:r>
        <w:t>PODE SER USADO POR EXTENSO APENAS NA PRIMEIRA VEZ, EXCETO CITAÇÕES (SIGLA)</w:t>
      </w:r>
    </w:p>
  </w:comment>
  <w:comment w:id="309" w:author="Patrick Machado" w:date="2017-06-08T19:23:00Z" w:initials="PM">
    <w:p w14:paraId="34A9EE8E" w14:textId="4FBEBF2B" w:rsidR="003F7460" w:rsidRDefault="003F7460">
      <w:pPr>
        <w:pStyle w:val="Textodecomentrio"/>
      </w:pPr>
      <w:r>
        <w:rPr>
          <w:rStyle w:val="Refdecomentrio"/>
        </w:rPr>
        <w:annotationRef/>
      </w:r>
      <w:r w:rsidRPr="00760A08">
        <w:t>http://www.bptrends.com/bpt/wp-content/uploads/2015-BPT-Survey-Report.pdf</w:t>
      </w:r>
    </w:p>
  </w:comment>
  <w:comment w:id="314" w:author="Patrick Machado" w:date="2017-06-08T19:26:00Z" w:initials="PM">
    <w:p w14:paraId="659A9C19" w14:textId="25BFAC8B" w:rsidR="003F7460" w:rsidRDefault="003F7460">
      <w:pPr>
        <w:pStyle w:val="Textodecomentrio"/>
      </w:pPr>
      <w:r>
        <w:rPr>
          <w:rStyle w:val="Refdecomentrio"/>
        </w:rPr>
        <w:annotationRef/>
      </w:r>
      <w:r>
        <w:t>esse nome deve estar nas referências?</w:t>
      </w:r>
    </w:p>
  </w:comment>
  <w:comment w:id="319" w:author="Patrick Machado" w:date="2017-06-08T19:27:00Z" w:initials="PM">
    <w:p w14:paraId="659176FA" w14:textId="4C430C00" w:rsidR="003F7460" w:rsidRDefault="003F7460">
      <w:pPr>
        <w:pStyle w:val="Textodecomentrio"/>
      </w:pPr>
      <w:r>
        <w:rPr>
          <w:rStyle w:val="Refdecomentrio"/>
        </w:rPr>
        <w:annotationRef/>
      </w:r>
      <w:r>
        <w:t>Isso aqui ainda vai mudar depois do capítulo 3 e do desenvolvimento</w:t>
      </w:r>
    </w:p>
  </w:comment>
  <w:comment w:id="354" w:author="Patrick Machado" w:date="2017-06-20T19:21:00Z" w:initials="PM">
    <w:p w14:paraId="7AB1E525" w14:textId="01CDD3AF" w:rsidR="003F7460" w:rsidRDefault="003F7460">
      <w:pPr>
        <w:pStyle w:val="Textodecomentrio"/>
      </w:pPr>
      <w:r>
        <w:rPr>
          <w:rStyle w:val="Refdecomentrio"/>
        </w:rPr>
        <w:annotationRef/>
      </w:r>
      <w:r>
        <w:t>Usar outra imagem. Essa está horrível</w:t>
      </w:r>
    </w:p>
  </w:comment>
  <w:comment w:id="361" w:author="Patrick Machado" w:date="2017-06-08T19:28:00Z" w:initials="PM">
    <w:p w14:paraId="0AAA8EEB" w14:textId="53DB1816" w:rsidR="003F7460" w:rsidRDefault="003F7460">
      <w:pPr>
        <w:pStyle w:val="Textodecomentrio"/>
      </w:pPr>
      <w:r>
        <w:rPr>
          <w:rStyle w:val="Refdecomentrio"/>
        </w:rPr>
        <w:annotationRef/>
      </w:r>
      <w:r>
        <w:t>Esse nome deve aparecer nas referências?</w:t>
      </w:r>
    </w:p>
  </w:comment>
  <w:comment w:id="371" w:author="Patrick Machado" w:date="2017-06-20T19:20:00Z" w:initials="PM">
    <w:p w14:paraId="0E237D7F" w14:textId="1354802E" w:rsidR="003F7460" w:rsidRDefault="003F7460">
      <w:pPr>
        <w:pStyle w:val="Textodecomentrio"/>
      </w:pPr>
      <w:r>
        <w:rPr>
          <w:rStyle w:val="Refdecomentrio"/>
        </w:rPr>
        <w:annotationRef/>
      </w:r>
      <w:r>
        <w:t>Procurar a página</w:t>
      </w:r>
    </w:p>
  </w:comment>
  <w:comment w:id="367" w:author="Patrick Machado" w:date="2016-05-31T16:45:00Z" w:initials="PM">
    <w:p w14:paraId="1B261E04" w14:textId="43CAAEC3" w:rsidR="003F7460" w:rsidRDefault="003F7460">
      <w:pPr>
        <w:pStyle w:val="Textodecomentrio"/>
      </w:pPr>
      <w:r>
        <w:rPr>
          <w:rStyle w:val="Refdecomentrio"/>
        </w:rPr>
        <w:annotationRef/>
      </w:r>
      <w:r>
        <w:t>Como fazer a fonte de figuras? Essa figura é do livro Vantagem competitiva.</w:t>
      </w:r>
    </w:p>
  </w:comment>
  <w:comment w:id="368" w:author="Patrick Machado" w:date="2017-06-20T18:13:00Z" w:initials="PM">
    <w:p w14:paraId="3E99CEF0" w14:textId="1D7AE1CB" w:rsidR="003F7460" w:rsidRDefault="003F7460">
      <w:pPr>
        <w:pStyle w:val="Textodecomentrio"/>
      </w:pPr>
      <w:r>
        <w:rPr>
          <w:rStyle w:val="Refdecomentrio"/>
        </w:rPr>
        <w:annotationRef/>
      </w:r>
      <w:r>
        <w:t>Livro: Porter (1989, p. xx)</w:t>
      </w:r>
    </w:p>
  </w:comment>
  <w:comment w:id="369" w:author="Patrick Machado" w:date="2017-06-20T18:14:00Z" w:initials="PM">
    <w:p w14:paraId="3AE6A6CD" w14:textId="24A9D432" w:rsidR="003F7460" w:rsidRDefault="003F7460">
      <w:pPr>
        <w:pStyle w:val="Textodecomentrio"/>
      </w:pPr>
      <w:r>
        <w:rPr>
          <w:rStyle w:val="Refdecomentrio"/>
        </w:rPr>
        <w:annotationRef/>
      </w:r>
      <w:r>
        <w:t>Site: pode ser aqui ou como o de livro</w:t>
      </w:r>
    </w:p>
  </w:comment>
  <w:comment w:id="375" w:author="Patrick Machado" w:date="2017-06-20T18:20:00Z" w:initials="PM">
    <w:p w14:paraId="6E5E5114" w14:textId="02A3286D" w:rsidR="003F7460" w:rsidRDefault="003F7460">
      <w:pPr>
        <w:pStyle w:val="Textodecomentrio"/>
      </w:pPr>
      <w:r>
        <w:rPr>
          <w:rStyle w:val="Refdecomentrio"/>
        </w:rPr>
        <w:annotationRef/>
      </w:r>
      <w:r>
        <w:t>Se colocar ponto entre a citação e o texto deve ser padrão para todos os lugares</w:t>
      </w:r>
    </w:p>
  </w:comment>
  <w:comment w:id="377" w:author="Patrick Machado" w:date="2017-06-20T18:20:00Z" w:initials="PM">
    <w:p w14:paraId="2A771A57" w14:textId="4C166E53" w:rsidR="003F7460" w:rsidRDefault="003F7460">
      <w:pPr>
        <w:pStyle w:val="Textodecomentrio"/>
      </w:pPr>
      <w:r>
        <w:rPr>
          <w:rStyle w:val="Refdecomentrio"/>
        </w:rPr>
        <w:annotationRef/>
      </w:r>
      <w:r>
        <w:t>Deve ter um ponto no final</w:t>
      </w:r>
    </w:p>
  </w:comment>
  <w:comment w:id="383" w:author="Patrick Machado" w:date="2017-06-08T19:31:00Z" w:initials="PM">
    <w:p w14:paraId="2B80279D" w14:textId="59D88A4C" w:rsidR="003F7460" w:rsidRDefault="003F7460">
      <w:pPr>
        <w:pStyle w:val="Textodecomentrio"/>
      </w:pPr>
      <w:r>
        <w:rPr>
          <w:rStyle w:val="Refdecomentrio"/>
        </w:rPr>
        <w:annotationRef/>
      </w:r>
      <w:r>
        <w:t xml:space="preserve">Tem que colocar referência? Acabei de falar desse cara na </w:t>
      </w:r>
    </w:p>
  </w:comment>
  <w:comment w:id="384" w:author="Patrick Machado" w:date="2017-06-08T19:33:00Z" w:initials="PM">
    <w:p w14:paraId="75FD41E7" w14:textId="06C7A14A" w:rsidR="003F7460" w:rsidRDefault="003F7460">
      <w:pPr>
        <w:pStyle w:val="Textodecomentrio"/>
      </w:pPr>
      <w:r>
        <w:rPr>
          <w:rStyle w:val="Refdecomentrio"/>
        </w:rPr>
        <w:annotationRef/>
      </w:r>
      <w:r>
        <w:t>Essa frase não tem referência, o que eu faço?</w:t>
      </w:r>
    </w:p>
  </w:comment>
  <w:comment w:id="389" w:author="Patrick Machado" w:date="2017-06-20T19:21:00Z" w:initials="PM">
    <w:p w14:paraId="1E716A7E" w14:textId="74CC13DD" w:rsidR="003F7460" w:rsidRDefault="003F7460">
      <w:pPr>
        <w:pStyle w:val="Textodecomentrio"/>
      </w:pPr>
      <w:r>
        <w:rPr>
          <w:rStyle w:val="Refdecomentrio"/>
        </w:rPr>
        <w:annotationRef/>
      </w:r>
      <w:r>
        <w:t>Procurar autor</w:t>
      </w:r>
    </w:p>
  </w:comment>
  <w:comment w:id="413" w:author="Patrick Machado" w:date="2017-06-08T19:35:00Z" w:initials="PM">
    <w:p w14:paraId="23ABA3ED" w14:textId="3E40D835" w:rsidR="003F7460" w:rsidRDefault="003F7460">
      <w:pPr>
        <w:pStyle w:val="Textodecomentrio"/>
      </w:pPr>
      <w:r>
        <w:rPr>
          <w:rStyle w:val="Refdecomentrio"/>
        </w:rPr>
        <w:annotationRef/>
      </w:r>
      <w:r>
        <w:t>Arrumar a formatação dessa lista (como referenciar isso?)</w:t>
      </w:r>
    </w:p>
  </w:comment>
  <w:comment w:id="405" w:author="Patrick Machado" w:date="2017-06-20T18:24:00Z" w:initials="PM">
    <w:p w14:paraId="5AD4F053" w14:textId="36148408" w:rsidR="003F7460" w:rsidRDefault="003F7460">
      <w:pPr>
        <w:pStyle w:val="Textodecomentrio"/>
      </w:pPr>
      <w:r>
        <w:rPr>
          <w:rStyle w:val="Refdecomentrio"/>
        </w:rPr>
        <w:annotationRef/>
      </w:r>
    </w:p>
  </w:comment>
  <w:comment w:id="433" w:author="Patrick Machado" w:date="2017-06-20T18:32:00Z" w:initials="PM">
    <w:p w14:paraId="55D54F9E" w14:textId="1381E391" w:rsidR="003F7460" w:rsidRDefault="003F7460">
      <w:pPr>
        <w:pStyle w:val="Textodecomentrio"/>
      </w:pPr>
      <w:r>
        <w:rPr>
          <w:rStyle w:val="Refdecomentrio"/>
        </w:rPr>
        <w:annotationRef/>
      </w:r>
      <w:r>
        <w:t>arrumar</w:t>
      </w:r>
    </w:p>
  </w:comment>
  <w:comment w:id="454" w:author="Patrick Machado" w:date="2017-06-08T19:36:00Z" w:initials="PM">
    <w:p w14:paraId="00CB088B" w14:textId="25040B6A" w:rsidR="003F7460" w:rsidRDefault="003F7460">
      <w:pPr>
        <w:pStyle w:val="Textodecomentrio"/>
      </w:pPr>
      <w:r>
        <w:rPr>
          <w:rStyle w:val="Refdecomentrio"/>
        </w:rPr>
        <w:annotationRef/>
      </w:r>
      <w:r>
        <w:t>arrumar</w:t>
      </w:r>
    </w:p>
  </w:comment>
  <w:comment w:id="455" w:author="Patrick Machado" w:date="2017-06-20T18:34:00Z" w:initials="PM">
    <w:p w14:paraId="5AC4299D" w14:textId="5E3998C2" w:rsidR="003F7460" w:rsidRDefault="003F7460">
      <w:pPr>
        <w:pStyle w:val="Textodecomentrio"/>
      </w:pPr>
      <w:r>
        <w:rPr>
          <w:rStyle w:val="Refdecomentrio"/>
        </w:rPr>
        <w:annotationRef/>
      </w:r>
      <w:r>
        <w:t>Usar citação do Autor (ASSOCIATION OF BUSINESS PROCESS MANAGEMENT PROFESSIONALS, 2013, p. xx)</w:t>
      </w:r>
    </w:p>
  </w:comment>
  <w:comment w:id="485" w:author="Patrick Machado" w:date="2017-06-08T19:37:00Z" w:initials="PM">
    <w:p w14:paraId="7AD085FC" w14:textId="286C5846" w:rsidR="003F7460" w:rsidRDefault="003F7460">
      <w:pPr>
        <w:pStyle w:val="Textodecomentrio"/>
      </w:pPr>
      <w:r>
        <w:rPr>
          <w:rStyle w:val="Refdecomentrio"/>
        </w:rPr>
        <w:annotationRef/>
      </w:r>
      <w:r>
        <w:t>Sigla ou por extenso?</w:t>
      </w:r>
    </w:p>
  </w:comment>
  <w:comment w:id="474" w:author="Patrick Machado" w:date="2017-06-08T19:36:00Z" w:initials="PM">
    <w:p w14:paraId="1A31174E" w14:textId="0FA21388" w:rsidR="003F7460" w:rsidRDefault="003F7460">
      <w:pPr>
        <w:pStyle w:val="Textodecomentrio"/>
      </w:pPr>
      <w:r>
        <w:rPr>
          <w:rStyle w:val="Refdecomentrio"/>
        </w:rPr>
        <w:annotationRef/>
      </w:r>
      <w:r>
        <w:t>Precisa colocar citação nessa parte?</w:t>
      </w:r>
    </w:p>
  </w:comment>
  <w:comment w:id="547" w:author="Patrick Machado" w:date="2016-10-31T20:11:00Z" w:initials="PM">
    <w:p w14:paraId="67818907" w14:textId="761BDBF3" w:rsidR="003F7460" w:rsidRDefault="003F7460">
      <w:pPr>
        <w:pStyle w:val="Textodecomentrio"/>
      </w:pPr>
      <w:r>
        <w:rPr>
          <w:rStyle w:val="Refdecomentrio"/>
        </w:rPr>
        <w:annotationRef/>
      </w:r>
      <w:r>
        <w:t>Arrumar</w:t>
      </w:r>
    </w:p>
    <w:p w14:paraId="65BCF0EF" w14:textId="77777777" w:rsidR="003F7460" w:rsidRDefault="003F7460">
      <w:pPr>
        <w:pStyle w:val="Textodecomentrio"/>
      </w:pPr>
    </w:p>
  </w:comment>
  <w:comment w:id="548" w:author="Patrick Machado" w:date="2017-06-20T18:35:00Z" w:initials="PM">
    <w:p w14:paraId="383FA999" w14:textId="21FD77F2" w:rsidR="003F7460" w:rsidRDefault="003F7460">
      <w:pPr>
        <w:pStyle w:val="Textodecomentrio"/>
      </w:pPr>
      <w:r>
        <w:rPr>
          <w:rStyle w:val="Refdecomentrio"/>
        </w:rPr>
        <w:annotationRef/>
      </w:r>
      <w:r>
        <w:t>Usar citação indireta normal (AUTOR, ano)</w:t>
      </w:r>
    </w:p>
  </w:comment>
  <w:comment w:id="554" w:author="Patrick Machado" w:date="2017-06-20T18:40:00Z" w:initials="PM">
    <w:p w14:paraId="47FBE08E" w14:textId="218EE8AF" w:rsidR="003F7460" w:rsidRDefault="003F7460">
      <w:pPr>
        <w:pStyle w:val="Textodecomentrio"/>
      </w:pPr>
      <w:r>
        <w:rPr>
          <w:rStyle w:val="Refdecomentrio"/>
        </w:rPr>
        <w:annotationRef/>
      </w:r>
      <w:r>
        <w:t>Não precisa usar itálico na citação da OMG. Já que é um nome próprio</w:t>
      </w:r>
    </w:p>
  </w:comment>
  <w:comment w:id="560" w:author="Patrick Machado" w:date="2016-10-31T20:45:00Z" w:initials="PM">
    <w:p w14:paraId="2ABD1AEE" w14:textId="502EBBCA" w:rsidR="003F7460" w:rsidRDefault="003F7460">
      <w:pPr>
        <w:pStyle w:val="Textodecomentrio"/>
      </w:pPr>
      <w:r>
        <w:rPr>
          <w:rStyle w:val="Refdecomentrio"/>
        </w:rPr>
        <w:annotationRef/>
      </w:r>
      <w:r>
        <w:t>Arrumar</w:t>
      </w:r>
    </w:p>
  </w:comment>
  <w:comment w:id="569" w:author="Patrick Machado" w:date="2016-10-31T20:45:00Z" w:initials="PM">
    <w:p w14:paraId="42BEE9CD" w14:textId="5B1E03FE" w:rsidR="003F7460" w:rsidRDefault="003F7460">
      <w:pPr>
        <w:pStyle w:val="Textodecomentrio"/>
      </w:pPr>
      <w:r>
        <w:rPr>
          <w:rStyle w:val="Refdecomentrio"/>
        </w:rPr>
        <w:annotationRef/>
      </w:r>
      <w:r>
        <w:t>Arrumar</w:t>
      </w:r>
    </w:p>
  </w:comment>
  <w:comment w:id="573" w:author="Patrick Machado" w:date="2016-10-31T20:45:00Z" w:initials="PM">
    <w:p w14:paraId="4F6DB070" w14:textId="6842E248" w:rsidR="003F7460" w:rsidRDefault="003F7460">
      <w:pPr>
        <w:pStyle w:val="Textodecomentrio"/>
      </w:pPr>
      <w:r>
        <w:rPr>
          <w:rStyle w:val="Refdecomentrio"/>
        </w:rPr>
        <w:annotationRef/>
      </w:r>
      <w:r>
        <w:t>Arrumar</w:t>
      </w:r>
    </w:p>
  </w:comment>
  <w:comment w:id="578" w:author="Patrick Machado" w:date="2016-10-31T20:45:00Z" w:initials="PM">
    <w:p w14:paraId="6646C336" w14:textId="77777777" w:rsidR="003F7460" w:rsidRDefault="003F7460" w:rsidP="00CA4E85">
      <w:pPr>
        <w:pStyle w:val="Textodecomentrio"/>
      </w:pPr>
      <w:r>
        <w:rPr>
          <w:rStyle w:val="Refdecomentrio"/>
        </w:rPr>
        <w:annotationRef/>
      </w:r>
      <w:r>
        <w:t>Arrumar</w:t>
      </w:r>
    </w:p>
  </w:comment>
  <w:comment w:id="593" w:author="Patrick Machado" w:date="2016-10-31T20:45:00Z" w:initials="PM">
    <w:p w14:paraId="6B4824CE" w14:textId="77777777" w:rsidR="003F7460" w:rsidRDefault="003F7460" w:rsidP="00C62144">
      <w:pPr>
        <w:pStyle w:val="Textodecomentrio"/>
      </w:pPr>
      <w:r>
        <w:rPr>
          <w:rStyle w:val="Refdecomentrio"/>
        </w:rPr>
        <w:annotationRef/>
      </w:r>
      <w:r>
        <w:t>Arrumar</w:t>
      </w:r>
    </w:p>
  </w:comment>
  <w:comment w:id="597" w:author="Patrick Machado" w:date="2016-10-31T20:45:00Z" w:initials="PM">
    <w:p w14:paraId="351544A1" w14:textId="77777777" w:rsidR="003F7460" w:rsidRDefault="003F7460" w:rsidP="00C62144">
      <w:pPr>
        <w:pStyle w:val="Textodecomentrio"/>
      </w:pPr>
      <w:r>
        <w:rPr>
          <w:rStyle w:val="Refdecomentrio"/>
        </w:rPr>
        <w:annotationRef/>
      </w:r>
      <w:r>
        <w:t>Arrumar</w:t>
      </w:r>
    </w:p>
  </w:comment>
  <w:comment w:id="604" w:author="Patrick Machado" w:date="2016-10-31T20:45:00Z" w:initials="PM">
    <w:p w14:paraId="0117CD12" w14:textId="77777777" w:rsidR="003F7460" w:rsidRDefault="003F7460" w:rsidP="008A0ACF">
      <w:pPr>
        <w:pStyle w:val="Textodecomentrio"/>
      </w:pPr>
      <w:r>
        <w:rPr>
          <w:rStyle w:val="Refdecomentrio"/>
        </w:rPr>
        <w:annotationRef/>
      </w:r>
      <w:r>
        <w:t>Arrumar</w:t>
      </w:r>
    </w:p>
  </w:comment>
  <w:comment w:id="613" w:author="Patrick Machado" w:date="2016-10-31T20:45:00Z" w:initials="PM">
    <w:p w14:paraId="4F3D82F6" w14:textId="77777777" w:rsidR="003F7460" w:rsidRDefault="003F7460" w:rsidP="008A0ACF">
      <w:pPr>
        <w:pStyle w:val="Textodecomentrio"/>
      </w:pPr>
      <w:r>
        <w:rPr>
          <w:rStyle w:val="Refdecomentrio"/>
        </w:rPr>
        <w:annotationRef/>
      </w:r>
      <w:r>
        <w:t>Arrumar</w:t>
      </w:r>
    </w:p>
  </w:comment>
  <w:comment w:id="620" w:author="Patrick Machado" w:date="2016-10-31T20:45:00Z" w:initials="PM">
    <w:p w14:paraId="5AC0B15D" w14:textId="77777777" w:rsidR="003F7460" w:rsidRDefault="003F7460" w:rsidP="004A39DE">
      <w:pPr>
        <w:pStyle w:val="Textodecomentrio"/>
      </w:pPr>
      <w:r>
        <w:rPr>
          <w:rStyle w:val="Refdecomentrio"/>
        </w:rPr>
        <w:annotationRef/>
      </w:r>
      <w:r>
        <w:t>Arrumar</w:t>
      </w:r>
    </w:p>
  </w:comment>
  <w:comment w:id="631" w:author="Patrick Machado" w:date="2016-10-31T20:45:00Z" w:initials="PM">
    <w:p w14:paraId="6BF332D0" w14:textId="77777777" w:rsidR="003F7460" w:rsidRDefault="003F7460" w:rsidP="001D5849">
      <w:pPr>
        <w:pStyle w:val="Textodecomentrio"/>
      </w:pPr>
      <w:r>
        <w:rPr>
          <w:rStyle w:val="Refdecomentrio"/>
        </w:rPr>
        <w:annotationRef/>
      </w:r>
      <w:r>
        <w:t>Arrumar</w:t>
      </w:r>
    </w:p>
  </w:comment>
  <w:comment w:id="640" w:author="Patrick Machado" w:date="2016-10-31T20:45:00Z" w:initials="PM">
    <w:p w14:paraId="229552F8" w14:textId="77777777" w:rsidR="003F7460" w:rsidRDefault="003F7460" w:rsidP="001D5849">
      <w:pPr>
        <w:pStyle w:val="Textodecomentrio"/>
      </w:pPr>
      <w:r>
        <w:rPr>
          <w:rStyle w:val="Refdecomentrio"/>
        </w:rPr>
        <w:annotationRef/>
      </w:r>
      <w:r>
        <w:t>Arrumar</w:t>
      </w:r>
    </w:p>
  </w:comment>
  <w:comment w:id="644" w:author="Patrick Machado" w:date="2016-10-31T20:45:00Z" w:initials="PM">
    <w:p w14:paraId="107BFFC5" w14:textId="77777777" w:rsidR="003F7460" w:rsidRDefault="003F7460" w:rsidP="00915F29">
      <w:pPr>
        <w:pStyle w:val="Textodecomentrio"/>
      </w:pPr>
      <w:r>
        <w:rPr>
          <w:rStyle w:val="Refdecomentrio"/>
        </w:rPr>
        <w:annotationRef/>
      </w:r>
      <w:r>
        <w:t>Arrumar</w:t>
      </w:r>
    </w:p>
  </w:comment>
  <w:comment w:id="648" w:author="Patrick Machado" w:date="2016-10-31T20:45:00Z" w:initials="PM">
    <w:p w14:paraId="107D7826" w14:textId="77777777" w:rsidR="003F7460" w:rsidRDefault="003F7460" w:rsidP="00915F29">
      <w:pPr>
        <w:pStyle w:val="Textodecomentrio"/>
      </w:pPr>
      <w:r>
        <w:rPr>
          <w:rStyle w:val="Refdecomentrio"/>
        </w:rPr>
        <w:annotationRef/>
      </w:r>
      <w:r>
        <w:t>Arrumar</w:t>
      </w:r>
    </w:p>
  </w:comment>
  <w:comment w:id="655" w:author="Patrick Machado" w:date="2016-10-31T20:45:00Z" w:initials="PM">
    <w:p w14:paraId="44957DBC" w14:textId="77777777" w:rsidR="003F7460" w:rsidRDefault="003F7460" w:rsidP="003242D0">
      <w:pPr>
        <w:pStyle w:val="Textodecomentrio"/>
      </w:pPr>
      <w:r>
        <w:rPr>
          <w:rStyle w:val="Refdecomentrio"/>
        </w:rPr>
        <w:annotationRef/>
      </w:r>
      <w:r>
        <w:t>Arrumar</w:t>
      </w:r>
    </w:p>
  </w:comment>
  <w:comment w:id="662" w:author="Patrick Machado" w:date="2016-10-31T20:45:00Z" w:initials="PM">
    <w:p w14:paraId="26792894" w14:textId="77777777" w:rsidR="003F7460" w:rsidRDefault="003F7460" w:rsidP="003242D0">
      <w:pPr>
        <w:pStyle w:val="Textodecomentrio"/>
      </w:pPr>
      <w:r>
        <w:rPr>
          <w:rStyle w:val="Refdecomentrio"/>
        </w:rPr>
        <w:annotationRef/>
      </w:r>
      <w:r>
        <w:t>Arrumar</w:t>
      </w:r>
    </w:p>
  </w:comment>
  <w:comment w:id="674" w:author="Patrick Machado" w:date="2016-10-31T20:45:00Z" w:initials="PM">
    <w:p w14:paraId="59493F69" w14:textId="77777777" w:rsidR="003F7460" w:rsidRDefault="003F7460" w:rsidP="001545FC">
      <w:pPr>
        <w:pStyle w:val="Textodecomentrio"/>
      </w:pPr>
      <w:r>
        <w:rPr>
          <w:rStyle w:val="Refdecomentrio"/>
        </w:rPr>
        <w:annotationRef/>
      </w:r>
      <w:r>
        <w:t>Arrumar</w:t>
      </w:r>
    </w:p>
  </w:comment>
  <w:comment w:id="678" w:author="Patrick Machado" w:date="2016-10-31T20:45:00Z" w:initials="PM">
    <w:p w14:paraId="7D26B55D" w14:textId="77777777" w:rsidR="003F7460" w:rsidRDefault="003F7460" w:rsidP="001545FC">
      <w:pPr>
        <w:pStyle w:val="Textodecomentrio"/>
      </w:pPr>
      <w:r>
        <w:rPr>
          <w:rStyle w:val="Refdecomentrio"/>
        </w:rPr>
        <w:annotationRef/>
      </w:r>
      <w:r>
        <w:t>Arrumar</w:t>
      </w:r>
    </w:p>
  </w:comment>
  <w:comment w:id="688" w:author="Patrick Machado" w:date="2016-10-31T20:45:00Z" w:initials="PM">
    <w:p w14:paraId="4166748C" w14:textId="77777777" w:rsidR="003F7460" w:rsidRDefault="003F7460" w:rsidP="009B0B99">
      <w:pPr>
        <w:pStyle w:val="Textodecomentrio"/>
      </w:pPr>
      <w:r>
        <w:rPr>
          <w:rStyle w:val="Refdecomentrio"/>
        </w:rPr>
        <w:annotationRef/>
      </w:r>
      <w:r>
        <w:t>Arrumar</w:t>
      </w:r>
    </w:p>
  </w:comment>
  <w:comment w:id="699" w:author="Patrick Machado" w:date="2016-10-31T20:45:00Z" w:initials="PM">
    <w:p w14:paraId="3905DB53" w14:textId="77777777" w:rsidR="003F7460" w:rsidRDefault="003F7460" w:rsidP="000A39DE">
      <w:pPr>
        <w:pStyle w:val="Textodecomentrio"/>
      </w:pPr>
      <w:r>
        <w:rPr>
          <w:rStyle w:val="Refdecomentrio"/>
        </w:rPr>
        <w:annotationRef/>
      </w:r>
      <w:r>
        <w:t>Arrumar</w:t>
      </w:r>
    </w:p>
  </w:comment>
  <w:comment w:id="706" w:author="Patrick Machado" w:date="2016-10-31T20:45:00Z" w:initials="PM">
    <w:p w14:paraId="32A304F9" w14:textId="77777777" w:rsidR="003F7460" w:rsidRDefault="003F7460" w:rsidP="008039FE">
      <w:pPr>
        <w:pStyle w:val="Textodecomentrio"/>
      </w:pPr>
      <w:r>
        <w:rPr>
          <w:rStyle w:val="Refdecomentrio"/>
        </w:rPr>
        <w:annotationRef/>
      </w:r>
      <w:r>
        <w:t>Arrumar</w:t>
      </w:r>
    </w:p>
  </w:comment>
  <w:comment w:id="712" w:author="Patrick Machado" w:date="2017-06-20T18:25:00Z" w:initials="PM">
    <w:p w14:paraId="1F54FFBE" w14:textId="56AA046C" w:rsidR="003F7460" w:rsidRDefault="003F7460">
      <w:pPr>
        <w:pStyle w:val="Textodecomentrio"/>
      </w:pPr>
      <w:r>
        <w:rPr>
          <w:rStyle w:val="Refdecomentrio"/>
        </w:rPr>
        <w:annotationRef/>
      </w:r>
      <w:r>
        <w:t>INVERTER, primeiro por extenso depois a sigla (SIGLA)</w:t>
      </w:r>
    </w:p>
  </w:comment>
  <w:comment w:id="717" w:author="Patrick Machado" w:date="2017-05-29T20:00:00Z" w:initials="PM">
    <w:p w14:paraId="454989F7" w14:textId="7FA272AD" w:rsidR="003F7460" w:rsidRDefault="003F7460">
      <w:pPr>
        <w:pStyle w:val="Textodecomentrio"/>
      </w:pPr>
      <w:r>
        <w:rPr>
          <w:rStyle w:val="Refdecomentrio"/>
        </w:rPr>
        <w:annotationRef/>
      </w:r>
      <w:r>
        <w:t>p. 92</w:t>
      </w:r>
    </w:p>
  </w:comment>
  <w:comment w:id="718" w:author="Patrick Machado" w:date="2017-05-29T20:03:00Z" w:initials="PM">
    <w:p w14:paraId="2FB1A4FB" w14:textId="28F9D899" w:rsidR="003F7460" w:rsidRDefault="003F7460">
      <w:pPr>
        <w:pStyle w:val="Textodecomentrio"/>
      </w:pPr>
      <w:r>
        <w:rPr>
          <w:rStyle w:val="Refdecomentrio"/>
        </w:rPr>
        <w:annotationRef/>
      </w:r>
      <w:r>
        <w:t>p. 107</w:t>
      </w:r>
    </w:p>
  </w:comment>
  <w:comment w:id="719" w:author="Patrick Machado" w:date="2017-05-29T20:43:00Z" w:initials="PM">
    <w:p w14:paraId="40CCCFCC" w14:textId="7AC39B19" w:rsidR="003F7460" w:rsidRDefault="003F7460">
      <w:pPr>
        <w:pStyle w:val="Textodecomentrio"/>
      </w:pPr>
      <w:r>
        <w:rPr>
          <w:rStyle w:val="Refdecomentrio"/>
        </w:rPr>
        <w:annotationRef/>
      </w:r>
      <w:r>
        <w:t>p. 95</w:t>
      </w:r>
    </w:p>
  </w:comment>
  <w:comment w:id="721" w:author="Patrick Machado" w:date="2017-05-29T19:21:00Z" w:initials="PM">
    <w:p w14:paraId="3CD2FC50" w14:textId="23C1A6FE" w:rsidR="003F7460" w:rsidRDefault="003F7460">
      <w:pPr>
        <w:pStyle w:val="Textodecomentrio"/>
      </w:pPr>
      <w:r>
        <w:rPr>
          <w:rStyle w:val="Refdecomentrio"/>
        </w:rPr>
        <w:annotationRef/>
      </w:r>
      <w:r>
        <w:t>p. 126</w:t>
      </w:r>
    </w:p>
  </w:comment>
  <w:comment w:id="723" w:author="Patrick Machado" w:date="2017-05-29T19:51:00Z" w:initials="PM">
    <w:p w14:paraId="0B480FEA" w14:textId="3C0B8353" w:rsidR="003F7460" w:rsidRDefault="003F7460">
      <w:pPr>
        <w:pStyle w:val="Textodecomentrio"/>
      </w:pPr>
      <w:r>
        <w:rPr>
          <w:rStyle w:val="Refdecomentrio"/>
        </w:rPr>
        <w:annotationRef/>
      </w:r>
      <w:r>
        <w:t>p. 53 - 54</w:t>
      </w:r>
    </w:p>
  </w:comment>
  <w:comment w:id="725" w:author="Patrick Machado" w:date="2017-05-29T21:00:00Z" w:initials="PM">
    <w:p w14:paraId="5AE6878A" w14:textId="5E187A2C" w:rsidR="003F7460" w:rsidRDefault="003F7460">
      <w:pPr>
        <w:pStyle w:val="Textodecomentrio"/>
      </w:pPr>
      <w:r>
        <w:rPr>
          <w:rStyle w:val="Refdecomentrio"/>
        </w:rPr>
        <w:annotationRef/>
      </w:r>
      <w:r>
        <w:t>p. 121</w:t>
      </w:r>
    </w:p>
  </w:comment>
  <w:comment w:id="726" w:author="Patrick Machado" w:date="2017-06-07T19:01:00Z" w:initials="PM">
    <w:p w14:paraId="0D6A32E1" w14:textId="5189AAA6" w:rsidR="003F7460" w:rsidRDefault="003F7460">
      <w:pPr>
        <w:pStyle w:val="Textodecomentrio"/>
      </w:pPr>
      <w:r>
        <w:rPr>
          <w:rStyle w:val="Refdecomentrio"/>
        </w:rPr>
        <w:annotationRef/>
      </w:r>
      <w:r>
        <w:t>omiti a parte de pastas, acho que não tem relevância</w:t>
      </w:r>
    </w:p>
  </w:comment>
  <w:comment w:id="727" w:author="Patrick Machado" w:date="2017-06-06T21:00:00Z" w:initials="PM">
    <w:p w14:paraId="1BD3A42A" w14:textId="476BC8DA" w:rsidR="003F7460" w:rsidRDefault="003F7460">
      <w:pPr>
        <w:pStyle w:val="Textodecomentrio"/>
      </w:pPr>
      <w:r>
        <w:rPr>
          <w:rStyle w:val="Refdecomentrio"/>
        </w:rPr>
        <w:annotationRef/>
      </w:r>
      <w:r>
        <w:t>4 Estrutura do Workflow p. 97</w:t>
      </w:r>
    </w:p>
  </w:comment>
  <w:comment w:id="730" w:author="Patrick Machado" w:date="2017-06-06T21:09:00Z" w:initials="PM">
    <w:p w14:paraId="473F6978" w14:textId="508BC468" w:rsidR="003F7460" w:rsidRDefault="003F7460">
      <w:pPr>
        <w:pStyle w:val="Textodecomentrio"/>
      </w:pPr>
      <w:r>
        <w:rPr>
          <w:rStyle w:val="Refdecomentrio"/>
        </w:rPr>
        <w:annotationRef/>
      </w:r>
      <w:r>
        <w:t>Tem problema?</w:t>
      </w:r>
    </w:p>
  </w:comment>
  <w:comment w:id="731" w:author="Patrick Machado" w:date="2017-06-07T19:07:00Z" w:initials="PM">
    <w:p w14:paraId="449874B3" w14:textId="79317463" w:rsidR="003F7460" w:rsidRDefault="003F7460">
      <w:pPr>
        <w:pStyle w:val="Textodecomentrio"/>
      </w:pPr>
      <w:r>
        <w:rPr>
          <w:rStyle w:val="Refdecomentrio"/>
        </w:rPr>
        <w:annotationRef/>
      </w:r>
      <w:r>
        <w:t>p. 99</w:t>
      </w:r>
    </w:p>
  </w:comment>
  <w:comment w:id="733" w:author="Patrick Machado" w:date="2017-05-29T21:22:00Z" w:initials="PM">
    <w:p w14:paraId="1D9480ED" w14:textId="77777777" w:rsidR="003F7460" w:rsidRDefault="003F7460" w:rsidP="005C6C53">
      <w:pPr>
        <w:pStyle w:val="Textodecomentrio"/>
      </w:pPr>
      <w:r>
        <w:rPr>
          <w:rStyle w:val="Refdecomentrio"/>
        </w:rPr>
        <w:annotationRef/>
      </w:r>
      <w:r>
        <w:t>p. 109 - 111</w:t>
      </w:r>
    </w:p>
  </w:comment>
  <w:comment w:id="735" w:author="Patrick Machado" w:date="2017-05-30T21:21:00Z" w:initials="PM">
    <w:p w14:paraId="2B47BB47" w14:textId="7C80BD79" w:rsidR="003F7460" w:rsidRDefault="003F7460">
      <w:pPr>
        <w:pStyle w:val="Textodecomentrio"/>
      </w:pPr>
      <w:r>
        <w:rPr>
          <w:rStyle w:val="Refdecomentrio"/>
        </w:rPr>
        <w:annotationRef/>
      </w:r>
      <w:r w:rsidRPr="008D4261">
        <w:t>http://help.bizagi.com/bpm-suite/en/index.html?bam.htm</w:t>
      </w:r>
    </w:p>
  </w:comment>
  <w:comment w:id="741" w:author="Patrick Machado" w:date="2016-10-31T20:45:00Z" w:initials="PM">
    <w:p w14:paraId="62B03E0A" w14:textId="77777777" w:rsidR="003F7460" w:rsidRDefault="003F7460" w:rsidP="00BF064D">
      <w:pPr>
        <w:pStyle w:val="Textodecomentrio"/>
      </w:pPr>
      <w:r>
        <w:rPr>
          <w:rStyle w:val="Refdecomentrio"/>
        </w:rPr>
        <w:annotationRef/>
      </w:r>
      <w:r>
        <w:t>Arrumar</w:t>
      </w:r>
    </w:p>
  </w:comment>
  <w:comment w:id="742" w:author="Patrick Machado" w:date="2017-06-20T18:45:00Z" w:initials="PM">
    <w:p w14:paraId="4DD7AE4D" w14:textId="345A00C7" w:rsidR="003F7460" w:rsidRDefault="003F7460">
      <w:pPr>
        <w:pStyle w:val="Textodecomentrio"/>
      </w:pPr>
      <w:r>
        <w:t>(</w:t>
      </w:r>
      <w:r>
        <w:rPr>
          <w:rStyle w:val="Refdecomentrio"/>
        </w:rPr>
        <w:annotationRef/>
      </w:r>
      <w:r>
        <w:t>BIZAGI, 2017)</w:t>
      </w:r>
    </w:p>
  </w:comment>
  <w:comment w:id="746" w:author="Patrick Machado" w:date="2017-05-30T21:44:00Z" w:initials="PM">
    <w:p w14:paraId="1862A221" w14:textId="77777777" w:rsidR="003F7460" w:rsidRDefault="003F7460" w:rsidP="00E63F33">
      <w:pPr>
        <w:pStyle w:val="Textodecomentrio"/>
      </w:pPr>
      <w:r>
        <w:rPr>
          <w:rStyle w:val="Refdecomentrio"/>
        </w:rPr>
        <w:annotationRef/>
      </w:r>
      <w:r w:rsidRPr="00A64D71">
        <w:t>http://help.bizagi.com/bpm-suite/en/index.html?overview_what_is_bizagi_bpm_suite.htm</w:t>
      </w:r>
    </w:p>
    <w:p w14:paraId="1AF27CD8" w14:textId="77777777" w:rsidR="003F7460" w:rsidRDefault="003F7460" w:rsidP="00E63F33">
      <w:pPr>
        <w:pStyle w:val="Textodecomentrio"/>
      </w:pPr>
    </w:p>
  </w:comment>
  <w:comment w:id="750" w:author="Patrick Machado" w:date="2016-10-31T20:45:00Z" w:initials="PM">
    <w:p w14:paraId="63AC2E6D" w14:textId="77777777" w:rsidR="003F7460" w:rsidRDefault="003F7460" w:rsidP="00E63F33">
      <w:pPr>
        <w:pStyle w:val="Textodecomentrio"/>
      </w:pPr>
      <w:r>
        <w:rPr>
          <w:rStyle w:val="Refdecomentrio"/>
        </w:rPr>
        <w:annotationRef/>
      </w:r>
      <w:r>
        <w:t>Arrumar</w:t>
      </w:r>
    </w:p>
  </w:comment>
  <w:comment w:id="753" w:author="Patrick Machado" w:date="2017-06-07T19:25:00Z" w:initials="PM">
    <w:p w14:paraId="6969A03A" w14:textId="6FD8CA93" w:rsidR="003F7460" w:rsidRDefault="003F7460">
      <w:pPr>
        <w:pStyle w:val="Textodecomentrio"/>
      </w:pPr>
      <w:r>
        <w:rPr>
          <w:rStyle w:val="Refdecomentrio"/>
        </w:rPr>
        <w:annotationRef/>
      </w:r>
      <w:r w:rsidRPr="00AC3284">
        <w:t>http://help.bizagi.com/bpm-suite/en/index.html?creating_my_first_form.htm</w:t>
      </w:r>
    </w:p>
  </w:comment>
  <w:comment w:id="770" w:author="Patrick Machado" w:date="2016-10-31T20:45:00Z" w:initials="PM">
    <w:p w14:paraId="75F67CFD" w14:textId="1E9F66CE" w:rsidR="003F7460" w:rsidRDefault="003F7460" w:rsidP="00AC3284">
      <w:pPr>
        <w:pStyle w:val="Textodecomentrio"/>
      </w:pPr>
      <w:r>
        <w:rPr>
          <w:rStyle w:val="Refdecomentrio"/>
        </w:rPr>
        <w:annotationRef/>
      </w:r>
      <w:r w:rsidRPr="00AC3284">
        <w:t>http://help.bizagi.com/bpm-suite/en/index.html?creating_my_first_form.htm</w:t>
      </w:r>
    </w:p>
  </w:comment>
  <w:comment w:id="775" w:author="Patrick Machado" w:date="2016-10-31T20:45:00Z" w:initials="PM">
    <w:p w14:paraId="52F5F399" w14:textId="77777777" w:rsidR="003F7460" w:rsidRDefault="003F7460" w:rsidP="00E07759">
      <w:pPr>
        <w:pStyle w:val="Textodecomentrio"/>
      </w:pPr>
      <w:r>
        <w:rPr>
          <w:rStyle w:val="Refdecomentrio"/>
        </w:rPr>
        <w:annotationRef/>
      </w:r>
      <w:r w:rsidRPr="00AC3284">
        <w:t>http://help.bizagi.com/bpm-suite/en/index.html?creating_my_first_form.htm</w:t>
      </w:r>
    </w:p>
  </w:comment>
  <w:comment w:id="785" w:author="Patrick Machado" w:date="2017-06-20T17:52:00Z" w:initials="PM">
    <w:p w14:paraId="1D6C4CE2" w14:textId="7F0DFCC6" w:rsidR="003F7460" w:rsidRDefault="003F7460">
      <w:pPr>
        <w:pStyle w:val="Textodecomentrio"/>
      </w:pPr>
      <w:r>
        <w:rPr>
          <w:rStyle w:val="Refdecomentrio"/>
        </w:rPr>
        <w:annotationRef/>
      </w:r>
      <w:r>
        <w:t>Incluir no apêndice</w:t>
      </w:r>
    </w:p>
  </w:comment>
  <w:comment w:id="787" w:author="Patrick Machado" w:date="2017-07-05T18:57:00Z" w:initials="PM">
    <w:p w14:paraId="390A6029" w14:textId="3B4C952B" w:rsidR="00900C20" w:rsidRDefault="00900C20">
      <w:pPr>
        <w:pStyle w:val="Textodecomentrio"/>
      </w:pPr>
      <w:r>
        <w:rPr>
          <w:rStyle w:val="Refdecomentrio"/>
        </w:rPr>
        <w:annotationRef/>
      </w:r>
      <w:r>
        <w:t>Em que tempo deve me referir?</w:t>
      </w:r>
    </w:p>
    <w:p w14:paraId="04036EDD" w14:textId="77777777" w:rsidR="00900C20" w:rsidRDefault="00900C20">
      <w:pPr>
        <w:pStyle w:val="Textodecomentrio"/>
      </w:pPr>
    </w:p>
  </w:comment>
  <w:comment w:id="788" w:author="Patrick Machado" w:date="2017-06-14T20:28:00Z" w:initials="PM">
    <w:p w14:paraId="553BEA76" w14:textId="77777777" w:rsidR="003F7460" w:rsidRDefault="003F7460" w:rsidP="00DC278B">
      <w:pPr>
        <w:pStyle w:val="Textodecomentrio"/>
      </w:pPr>
      <w:r>
        <w:rPr>
          <w:rStyle w:val="Refdecomentrio"/>
        </w:rPr>
        <w:annotationRef/>
      </w:r>
      <w:r>
        <w:t>descrever ferramentas encontradas</w:t>
      </w:r>
    </w:p>
  </w:comment>
  <w:comment w:id="794" w:author="Patrick Machado" w:date="2017-06-20T17:51:00Z" w:initials="PM">
    <w:p w14:paraId="19D960B0" w14:textId="77777777" w:rsidR="003F7460" w:rsidRDefault="003F7460" w:rsidP="00ED16DF">
      <w:pPr>
        <w:pStyle w:val="Textodecomentrio"/>
      </w:pPr>
      <w:r>
        <w:rPr>
          <w:rStyle w:val="Refdecomentrio"/>
        </w:rPr>
        <w:annotationRef/>
      </w:r>
      <w:r>
        <w:t>Incluir apêndice</w:t>
      </w:r>
    </w:p>
  </w:comment>
  <w:comment w:id="796" w:author="Patrick Machado" w:date="2017-06-20T17:52:00Z" w:initials="PM">
    <w:p w14:paraId="2318AE7A" w14:textId="746F468B" w:rsidR="003F7460" w:rsidRDefault="003F7460">
      <w:pPr>
        <w:pStyle w:val="Textodecomentrio"/>
      </w:pPr>
      <w:r>
        <w:rPr>
          <w:rStyle w:val="Refdecomentrio"/>
        </w:rPr>
        <w:annotationRef/>
      </w:r>
      <w:r>
        <w:t>Incluir apêndice</w:t>
      </w:r>
    </w:p>
  </w:comment>
  <w:comment w:id="803" w:author="Patrick Machado" w:date="2017-06-20T17:51:00Z" w:initials="PM">
    <w:p w14:paraId="7EDD8EBC" w14:textId="3BD33FFE" w:rsidR="003F7460" w:rsidRDefault="003F7460">
      <w:pPr>
        <w:pStyle w:val="Textodecomentrio"/>
      </w:pPr>
      <w:r>
        <w:rPr>
          <w:rStyle w:val="Refdecomentrio"/>
        </w:rPr>
        <w:annotationRef/>
      </w:r>
      <w:r>
        <w:t>Incluir apêndice</w:t>
      </w:r>
    </w:p>
  </w:comment>
  <w:comment w:id="809" w:author="Patrick Machado" w:date="2017-06-19T21:15:00Z" w:initials="PM">
    <w:p w14:paraId="3D44F2B6" w14:textId="578EA560" w:rsidR="003F7460" w:rsidRDefault="003F7460">
      <w:pPr>
        <w:pStyle w:val="Textodecomentrio"/>
      </w:pPr>
      <w:r>
        <w:rPr>
          <w:rStyle w:val="Refdecomentrio"/>
        </w:rPr>
        <w:annotationRef/>
      </w:r>
      <w:r>
        <w:t>Eu gostaria de fazer, mesmo que tenha que mexer na fundamentação explicando webservice</w:t>
      </w:r>
    </w:p>
  </w:comment>
  <w:comment w:id="816" w:author="Patrick Machado" w:date="2016-05-30T22:13:00Z" w:initials="PM">
    <w:p w14:paraId="2CC0D42E" w14:textId="3B8A2D94" w:rsidR="003F7460" w:rsidRDefault="003F7460">
      <w:pPr>
        <w:pStyle w:val="Textodecomentrio"/>
      </w:pPr>
      <w:r>
        <w:rPr>
          <w:rStyle w:val="Refdecomentrio"/>
        </w:rPr>
        <w:annotationRef/>
      </w:r>
      <w:r>
        <w:t>Perguntar na biblioteca como que referencia isso.</w:t>
      </w:r>
    </w:p>
  </w:comment>
  <w:comment w:id="819" w:author="Patrick Machado" w:date="2017-05-30T21:55:00Z" w:initials="PM">
    <w:p w14:paraId="5426B107" w14:textId="1C84A37B" w:rsidR="003F7460" w:rsidRDefault="003F7460">
      <w:pPr>
        <w:pStyle w:val="Textodecomentrio"/>
      </w:pPr>
      <w:r>
        <w:rPr>
          <w:rStyle w:val="Refdecomentrio"/>
        </w:rPr>
        <w:annotationRef/>
      </w:r>
      <w:r>
        <w:rPr>
          <w:rStyle w:val="Refdecomentrio"/>
        </w:rPr>
        <w:t>Arrumar.</w:t>
      </w:r>
    </w:p>
  </w:comment>
  <w:comment w:id="820" w:author="Patrick Machado" w:date="2017-05-30T21:55:00Z" w:initials="PM">
    <w:p w14:paraId="5CF6E6A6" w14:textId="77777777" w:rsidR="003F7460" w:rsidRDefault="003F7460" w:rsidP="00F46F27">
      <w:pPr>
        <w:pStyle w:val="Textodecomentrio"/>
      </w:pPr>
      <w:r>
        <w:rPr>
          <w:rStyle w:val="Refdecomentrio"/>
        </w:rPr>
        <w:annotationRef/>
      </w:r>
      <w:r>
        <w:t>Ta certo?</w:t>
      </w:r>
    </w:p>
  </w:comment>
  <w:comment w:id="821" w:author="Patrick Machado" w:date="2017-06-20T18:52:00Z" w:initials="PM">
    <w:p w14:paraId="5DBBF60D" w14:textId="15C67DEE" w:rsidR="003F7460" w:rsidRDefault="003F7460">
      <w:pPr>
        <w:pStyle w:val="Textodecomentrio"/>
      </w:pPr>
      <w:r>
        <w:rPr>
          <w:rStyle w:val="Refdecomentrio"/>
        </w:rPr>
        <w:annotationRef/>
      </w:r>
      <w:r>
        <w:t>Fazer uma referência para o analytics e outra para o BAM</w:t>
      </w:r>
    </w:p>
  </w:comment>
  <w:comment w:id="822" w:author="Patrick Machado" w:date="2017-06-06T20:39:00Z" w:initials="PM">
    <w:p w14:paraId="54FE1C30" w14:textId="26EF2458" w:rsidR="003F7460" w:rsidRDefault="003F7460">
      <w:pPr>
        <w:pStyle w:val="Textodecomentrio"/>
      </w:pPr>
      <w:r>
        <w:rPr>
          <w:rStyle w:val="Refdecomentrio"/>
        </w:rPr>
        <w:annotationRef/>
      </w:r>
      <w:r>
        <w:t>Procurar referência</w:t>
      </w:r>
    </w:p>
  </w:comment>
  <w:comment w:id="823" w:author="Patrick Machado" w:date="2017-06-06T21:32:00Z" w:initials="PM">
    <w:p w14:paraId="031ED2DD" w14:textId="5F5CC20F" w:rsidR="003F7460" w:rsidRDefault="003F7460">
      <w:pPr>
        <w:pStyle w:val="Textodecomentrio"/>
      </w:pPr>
      <w:r>
        <w:rPr>
          <w:rStyle w:val="Refdecomentrio"/>
        </w:rPr>
        <w:annotationRef/>
      </w:r>
      <w:r>
        <w:t>Ta certo?</w:t>
      </w:r>
    </w:p>
  </w:comment>
  <w:comment w:id="824" w:author="Patrick Machado" w:date="2017-06-08T19:24:00Z" w:initials="PM">
    <w:p w14:paraId="14140E8E" w14:textId="0FB0C926" w:rsidR="003F7460" w:rsidRDefault="003F7460">
      <w:pPr>
        <w:pStyle w:val="Textodecomentrio"/>
      </w:pPr>
      <w:r>
        <w:rPr>
          <w:rStyle w:val="Refdecomentrio"/>
        </w:rPr>
        <w:annotationRef/>
      </w:r>
      <w:r>
        <w:t xml:space="preserve">Como fazer? </w:t>
      </w:r>
      <w:r w:rsidRPr="00200ADB">
        <w:t>http://www.bptrends.com/bpt/wp-content/uploads/2015-BPT-Survey-Report.pdf</w:t>
      </w:r>
    </w:p>
  </w:comment>
  <w:comment w:id="825" w:author="Patrick Machado" w:date="2016-11-10T20:55:00Z" w:initials="PM">
    <w:p w14:paraId="19E62BDF" w14:textId="3EC1C7DF" w:rsidR="003F7460" w:rsidRDefault="003F7460">
      <w:pPr>
        <w:pStyle w:val="Textodecomentrio"/>
      </w:pPr>
      <w:r>
        <w:rPr>
          <w:rStyle w:val="Refdecomentrio"/>
        </w:rPr>
        <w:annotationRef/>
      </w:r>
      <w:r>
        <w:t>Essa também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C5503A6" w15:done="1"/>
  <w15:commentEx w15:paraId="22726592" w15:done="1"/>
  <w15:commentEx w15:paraId="1CFB344E" w15:paraIdParent="22726592" w15:done="1"/>
  <w15:commentEx w15:paraId="5FA064CA" w15:paraIdParent="22726592" w15:done="1"/>
  <w15:commentEx w15:paraId="34A9EE8E" w15:done="1"/>
  <w15:commentEx w15:paraId="659A9C19" w15:done="1"/>
  <w15:commentEx w15:paraId="659176FA" w15:done="1"/>
  <w15:commentEx w15:paraId="7AB1E525" w15:done="0"/>
  <w15:commentEx w15:paraId="0AAA8EEB" w15:done="1"/>
  <w15:commentEx w15:paraId="0E237D7F" w15:done="0"/>
  <w15:commentEx w15:paraId="1B261E04" w15:done="1"/>
  <w15:commentEx w15:paraId="3E99CEF0" w15:paraIdParent="1B261E04" w15:done="1"/>
  <w15:commentEx w15:paraId="3AE6A6CD" w15:paraIdParent="1B261E04" w15:done="1"/>
  <w15:commentEx w15:paraId="6E5E5114" w15:done="1"/>
  <w15:commentEx w15:paraId="2A771A57" w15:done="1"/>
  <w15:commentEx w15:paraId="2B80279D" w15:done="1"/>
  <w15:commentEx w15:paraId="75FD41E7" w15:done="1"/>
  <w15:commentEx w15:paraId="1E716A7E" w15:done="0"/>
  <w15:commentEx w15:paraId="23ABA3ED" w15:done="1"/>
  <w15:commentEx w15:paraId="5AD4F053" w15:done="0"/>
  <w15:commentEx w15:paraId="55D54F9E" w15:done="1"/>
  <w15:commentEx w15:paraId="00CB088B" w15:done="1"/>
  <w15:commentEx w15:paraId="5AC4299D" w15:paraIdParent="00CB088B" w15:done="1"/>
  <w15:commentEx w15:paraId="7AD085FC" w15:done="0"/>
  <w15:commentEx w15:paraId="1A31174E" w15:done="1"/>
  <w15:commentEx w15:paraId="65BCF0EF" w15:done="1"/>
  <w15:commentEx w15:paraId="383FA999" w15:paraIdParent="65BCF0EF" w15:done="1"/>
  <w15:commentEx w15:paraId="47FBE08E" w15:done="1"/>
  <w15:commentEx w15:paraId="2ABD1AEE" w15:done="1"/>
  <w15:commentEx w15:paraId="42BEE9CD" w15:done="1"/>
  <w15:commentEx w15:paraId="4F6DB070" w15:done="1"/>
  <w15:commentEx w15:paraId="6646C336" w15:done="1"/>
  <w15:commentEx w15:paraId="6B4824CE" w15:done="1"/>
  <w15:commentEx w15:paraId="351544A1" w15:done="1"/>
  <w15:commentEx w15:paraId="0117CD12" w15:done="1"/>
  <w15:commentEx w15:paraId="4F3D82F6" w15:done="1"/>
  <w15:commentEx w15:paraId="5AC0B15D" w15:done="1"/>
  <w15:commentEx w15:paraId="6BF332D0" w15:done="1"/>
  <w15:commentEx w15:paraId="229552F8" w15:done="1"/>
  <w15:commentEx w15:paraId="107BFFC5" w15:done="1"/>
  <w15:commentEx w15:paraId="107D7826" w15:done="1"/>
  <w15:commentEx w15:paraId="44957DBC" w15:done="1"/>
  <w15:commentEx w15:paraId="26792894" w15:done="1"/>
  <w15:commentEx w15:paraId="59493F69" w15:done="1"/>
  <w15:commentEx w15:paraId="7D26B55D" w15:done="1"/>
  <w15:commentEx w15:paraId="4166748C" w15:done="1"/>
  <w15:commentEx w15:paraId="3905DB53" w15:done="1"/>
  <w15:commentEx w15:paraId="32A304F9" w15:done="1"/>
  <w15:commentEx w15:paraId="1F54FFBE" w15:done="1"/>
  <w15:commentEx w15:paraId="454989F7" w15:done="1"/>
  <w15:commentEx w15:paraId="2FB1A4FB" w15:done="1"/>
  <w15:commentEx w15:paraId="40CCCFCC" w15:done="1"/>
  <w15:commentEx w15:paraId="3CD2FC50" w15:done="1"/>
  <w15:commentEx w15:paraId="0B480FEA" w15:done="1"/>
  <w15:commentEx w15:paraId="5AE6878A" w15:done="1"/>
  <w15:commentEx w15:paraId="0D6A32E1" w15:done="1"/>
  <w15:commentEx w15:paraId="1BD3A42A" w15:done="1"/>
  <w15:commentEx w15:paraId="473F6978" w15:done="1"/>
  <w15:commentEx w15:paraId="449874B3" w15:done="1"/>
  <w15:commentEx w15:paraId="1D9480ED" w15:done="1"/>
  <w15:commentEx w15:paraId="2B47BB47" w15:done="0"/>
  <w15:commentEx w15:paraId="62B03E0A" w15:done="1"/>
  <w15:commentEx w15:paraId="4DD7AE4D" w15:paraIdParent="62B03E0A" w15:done="1"/>
  <w15:commentEx w15:paraId="1AF27CD8" w15:done="1"/>
  <w15:commentEx w15:paraId="63AC2E6D" w15:done="1"/>
  <w15:commentEx w15:paraId="6969A03A" w15:done="1"/>
  <w15:commentEx w15:paraId="75F67CFD" w15:done="1"/>
  <w15:commentEx w15:paraId="52F5F399" w15:done="1"/>
  <w15:commentEx w15:paraId="1D6C4CE2" w15:done="1"/>
  <w15:commentEx w15:paraId="04036EDD" w15:done="0"/>
  <w15:commentEx w15:paraId="553BEA76" w15:done="1"/>
  <w15:commentEx w15:paraId="19D960B0" w15:done="1"/>
  <w15:commentEx w15:paraId="2318AE7A" w15:done="1"/>
  <w15:commentEx w15:paraId="7EDD8EBC" w15:done="1"/>
  <w15:commentEx w15:paraId="3D44F2B6" w15:done="1"/>
  <w15:commentEx w15:paraId="2CC0D42E" w15:done="1"/>
  <w15:commentEx w15:paraId="5426B107" w15:done="0"/>
  <w15:commentEx w15:paraId="5CF6E6A6" w15:done="0"/>
  <w15:commentEx w15:paraId="5DBBF60D" w15:done="0"/>
  <w15:commentEx w15:paraId="54FE1C30" w15:done="1"/>
  <w15:commentEx w15:paraId="031ED2DD" w15:done="1"/>
  <w15:commentEx w15:paraId="14140E8E" w15:done="1"/>
  <w15:commentEx w15:paraId="19E62BDF"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C5503A6" w16cid:durableId="1D07B2B1"/>
  <w16cid:commentId w16cid:paraId="22726592" w16cid:durableId="1D07B2B2"/>
  <w16cid:commentId w16cid:paraId="1CFB344E" w16cid:durableId="1D07B2B3"/>
  <w16cid:commentId w16cid:paraId="5FA064CA" w16cid:durableId="1D07B2B4"/>
  <w16cid:commentId w16cid:paraId="34A9EE8E" w16cid:durableId="1D07B2B5"/>
  <w16cid:commentId w16cid:paraId="659A9C19" w16cid:durableId="1D07B2B6"/>
  <w16cid:commentId w16cid:paraId="659176FA" w16cid:durableId="1D07B2B7"/>
  <w16cid:commentId w16cid:paraId="7AB1E525" w16cid:durableId="1D07B2B8"/>
  <w16cid:commentId w16cid:paraId="0AAA8EEB" w16cid:durableId="1D07B2B9"/>
  <w16cid:commentId w16cid:paraId="0E237D7F" w16cid:durableId="1D07B2BA"/>
  <w16cid:commentId w16cid:paraId="1B261E04" w16cid:durableId="1D07B2BB"/>
  <w16cid:commentId w16cid:paraId="3E99CEF0" w16cid:durableId="1D07B2BC"/>
  <w16cid:commentId w16cid:paraId="3AE6A6CD" w16cid:durableId="1D07B2BD"/>
  <w16cid:commentId w16cid:paraId="6E5E5114" w16cid:durableId="1D07B2BE"/>
  <w16cid:commentId w16cid:paraId="2A771A57" w16cid:durableId="1D07B2BF"/>
  <w16cid:commentId w16cid:paraId="2B80279D" w16cid:durableId="1D07B2C0"/>
  <w16cid:commentId w16cid:paraId="75FD41E7" w16cid:durableId="1D07B2C1"/>
  <w16cid:commentId w16cid:paraId="1E716A7E" w16cid:durableId="1D07B2C2"/>
  <w16cid:commentId w16cid:paraId="23ABA3ED" w16cid:durableId="1D07B2C3"/>
  <w16cid:commentId w16cid:paraId="5AD4F053" w16cid:durableId="1D07B2C4"/>
  <w16cid:commentId w16cid:paraId="55D54F9E" w16cid:durableId="1D07B2C5"/>
  <w16cid:commentId w16cid:paraId="00CB088B" w16cid:durableId="1D07B2C6"/>
  <w16cid:commentId w16cid:paraId="5AC4299D" w16cid:durableId="1D07B2C7"/>
  <w16cid:commentId w16cid:paraId="7AD085FC" w16cid:durableId="1D07B2C8"/>
  <w16cid:commentId w16cid:paraId="1A31174E" w16cid:durableId="1D07B2C9"/>
  <w16cid:commentId w16cid:paraId="65BCF0EF" w16cid:durableId="1D07B2CA"/>
  <w16cid:commentId w16cid:paraId="383FA999" w16cid:durableId="1D07B2CB"/>
  <w16cid:commentId w16cid:paraId="47FBE08E" w16cid:durableId="1D07B2CC"/>
  <w16cid:commentId w16cid:paraId="2ABD1AEE" w16cid:durableId="1D07B2CD"/>
  <w16cid:commentId w16cid:paraId="42BEE9CD" w16cid:durableId="1D07B2CE"/>
  <w16cid:commentId w16cid:paraId="4F6DB070" w16cid:durableId="1D07B2CF"/>
  <w16cid:commentId w16cid:paraId="6646C336" w16cid:durableId="1D07B2D0"/>
  <w16cid:commentId w16cid:paraId="6B4824CE" w16cid:durableId="1D07B2D1"/>
  <w16cid:commentId w16cid:paraId="351544A1" w16cid:durableId="1D07B2D2"/>
  <w16cid:commentId w16cid:paraId="0117CD12" w16cid:durableId="1D07B2D3"/>
  <w16cid:commentId w16cid:paraId="4F3D82F6" w16cid:durableId="1D07B2D4"/>
  <w16cid:commentId w16cid:paraId="5AC0B15D" w16cid:durableId="1D07B2D5"/>
  <w16cid:commentId w16cid:paraId="6BF332D0" w16cid:durableId="1D07B2D6"/>
  <w16cid:commentId w16cid:paraId="229552F8" w16cid:durableId="1D07B2D7"/>
  <w16cid:commentId w16cid:paraId="107BFFC5" w16cid:durableId="1D07B2D8"/>
  <w16cid:commentId w16cid:paraId="107D7826" w16cid:durableId="1D07B2D9"/>
  <w16cid:commentId w16cid:paraId="44957DBC" w16cid:durableId="1D07B2DA"/>
  <w16cid:commentId w16cid:paraId="26792894" w16cid:durableId="1D07B2DB"/>
  <w16cid:commentId w16cid:paraId="59493F69" w16cid:durableId="1D07B2DC"/>
  <w16cid:commentId w16cid:paraId="7D26B55D" w16cid:durableId="1D07B2DD"/>
  <w16cid:commentId w16cid:paraId="4166748C" w16cid:durableId="1D07B2DE"/>
  <w16cid:commentId w16cid:paraId="3905DB53" w16cid:durableId="1D07B2DF"/>
  <w16cid:commentId w16cid:paraId="32A304F9" w16cid:durableId="1D07B2E0"/>
  <w16cid:commentId w16cid:paraId="1F54FFBE" w16cid:durableId="1D07B2E1"/>
  <w16cid:commentId w16cid:paraId="454989F7" w16cid:durableId="1D07B2E2"/>
  <w16cid:commentId w16cid:paraId="2FB1A4FB" w16cid:durableId="1D07B2E3"/>
  <w16cid:commentId w16cid:paraId="40CCCFCC" w16cid:durableId="1D07B2E4"/>
  <w16cid:commentId w16cid:paraId="3CD2FC50" w16cid:durableId="1D07B2E5"/>
  <w16cid:commentId w16cid:paraId="0B480FEA" w16cid:durableId="1D07B2E6"/>
  <w16cid:commentId w16cid:paraId="5AE6878A" w16cid:durableId="1D07B2E7"/>
  <w16cid:commentId w16cid:paraId="0D6A32E1" w16cid:durableId="1D07B2E8"/>
  <w16cid:commentId w16cid:paraId="1BD3A42A" w16cid:durableId="1D07B2E9"/>
  <w16cid:commentId w16cid:paraId="473F6978" w16cid:durableId="1D07B2EA"/>
  <w16cid:commentId w16cid:paraId="449874B3" w16cid:durableId="1D07B2EB"/>
  <w16cid:commentId w16cid:paraId="1D9480ED" w16cid:durableId="1D07B2EC"/>
  <w16cid:commentId w16cid:paraId="2B47BB47" w16cid:durableId="1D07B2ED"/>
  <w16cid:commentId w16cid:paraId="62B03E0A" w16cid:durableId="1D07B2EE"/>
  <w16cid:commentId w16cid:paraId="4DD7AE4D" w16cid:durableId="1D07B2EF"/>
  <w16cid:commentId w16cid:paraId="1AF27CD8" w16cid:durableId="1D07B2F0"/>
  <w16cid:commentId w16cid:paraId="63AC2E6D" w16cid:durableId="1D07B2F1"/>
  <w16cid:commentId w16cid:paraId="6969A03A" w16cid:durableId="1D07B2F2"/>
  <w16cid:commentId w16cid:paraId="75F67CFD" w16cid:durableId="1D07B2F3"/>
  <w16cid:commentId w16cid:paraId="52F5F399" w16cid:durableId="1D07B2F4"/>
  <w16cid:commentId w16cid:paraId="1D6C4CE2" w16cid:durableId="1D07B2F5"/>
  <w16cid:commentId w16cid:paraId="04036EDD" w16cid:durableId="1D07B52F"/>
  <w16cid:commentId w16cid:paraId="553BEA76" w16cid:durableId="1D07B2F6"/>
  <w16cid:commentId w16cid:paraId="19D960B0" w16cid:durableId="1D07B2F7"/>
  <w16cid:commentId w16cid:paraId="2318AE7A" w16cid:durableId="1D07B2F8"/>
  <w16cid:commentId w16cid:paraId="7EDD8EBC" w16cid:durableId="1D07B2F9"/>
  <w16cid:commentId w16cid:paraId="3D44F2B6" w16cid:durableId="1D07B2FA"/>
  <w16cid:commentId w16cid:paraId="2CC0D42E" w16cid:durableId="1D07B2FC"/>
  <w16cid:commentId w16cid:paraId="5426B107" w16cid:durableId="1D07B2FD"/>
  <w16cid:commentId w16cid:paraId="5CF6E6A6" w16cid:durableId="1D07B2FE"/>
  <w16cid:commentId w16cid:paraId="5DBBF60D" w16cid:durableId="1D07B2FF"/>
  <w16cid:commentId w16cid:paraId="54FE1C30" w16cid:durableId="1D07B300"/>
  <w16cid:commentId w16cid:paraId="031ED2DD" w16cid:durableId="1D07B301"/>
  <w16cid:commentId w16cid:paraId="14140E8E" w16cid:durableId="1D07B302"/>
  <w16cid:commentId w16cid:paraId="19E62BDF" w16cid:durableId="1D07B3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15CC18" w14:textId="77777777" w:rsidR="003F7460" w:rsidRDefault="003F7460">
      <w:r>
        <w:separator/>
      </w:r>
    </w:p>
  </w:endnote>
  <w:endnote w:type="continuationSeparator" w:id="0">
    <w:p w14:paraId="4452C123" w14:textId="77777777" w:rsidR="003F7460" w:rsidRDefault="003F7460">
      <w:r>
        <w:continuationSeparator/>
      </w:r>
    </w:p>
  </w:endnote>
  <w:endnote w:type="continuationNotice" w:id="1">
    <w:p w14:paraId="5A9C12B3" w14:textId="77777777" w:rsidR="003F7460" w:rsidRDefault="003F74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1224D2" w14:textId="77777777" w:rsidR="003F7460" w:rsidRDefault="003F746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303F70" w14:textId="77777777" w:rsidR="003F7460" w:rsidRDefault="003F746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05A292" w14:textId="77777777" w:rsidR="003F7460" w:rsidRDefault="003F746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DB3CCE" w14:textId="77777777" w:rsidR="003F7460" w:rsidRDefault="003F7460"/>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5B7DD5" w14:textId="77777777" w:rsidR="003F7460" w:rsidRDefault="003F7460"/>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404ACC" w14:textId="77777777" w:rsidR="003F7460" w:rsidRDefault="003F746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1EE89B" w14:textId="77777777" w:rsidR="003F7460" w:rsidRDefault="003F7460">
      <w:r>
        <w:separator/>
      </w:r>
    </w:p>
  </w:footnote>
  <w:footnote w:type="continuationSeparator" w:id="0">
    <w:p w14:paraId="2510CB36" w14:textId="77777777" w:rsidR="003F7460" w:rsidRDefault="003F7460">
      <w:r>
        <w:continuationSeparator/>
      </w:r>
    </w:p>
  </w:footnote>
  <w:footnote w:type="continuationNotice" w:id="1">
    <w:p w14:paraId="7F5B0F08" w14:textId="77777777" w:rsidR="003F7460" w:rsidRDefault="003F746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5B01A2" w14:textId="77777777" w:rsidR="003F7460" w:rsidRDefault="003F746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166D0" w14:textId="77777777" w:rsidR="003F7460" w:rsidRDefault="003F746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2C1A8B" w14:textId="77777777" w:rsidR="003F7460" w:rsidRDefault="003F746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2775B5" w14:textId="77777777" w:rsidR="003F7460" w:rsidRDefault="003F746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4AA85" w14:textId="77777777" w:rsidR="003F7460" w:rsidRDefault="003F7460">
    <w:pPr>
      <w:ind w:right="360"/>
    </w:pPr>
    <w:r>
      <w:rPr>
        <w:noProof/>
        <w:lang w:eastAsia="pt-BR"/>
      </w:rPr>
      <mc:AlternateContent>
        <mc:Choice Requires="wps">
          <w:drawing>
            <wp:anchor distT="0" distB="0" distL="0" distR="0" simplePos="0" relativeHeight="251658240" behindDoc="0" locked="0" layoutInCell="1" allowOverlap="1" wp14:anchorId="39A5203A" wp14:editId="0ED2357A">
              <wp:simplePos x="0" y="0"/>
              <wp:positionH relativeFrom="page">
                <wp:posOffset>6686550</wp:posOffset>
              </wp:positionH>
              <wp:positionV relativeFrom="paragraph">
                <wp:posOffset>635</wp:posOffset>
              </wp:positionV>
              <wp:extent cx="152400" cy="174625"/>
              <wp:effectExtent l="0" t="0" r="0" b="0"/>
              <wp:wrapSquare wrapText="largest"/>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746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5A4C15" w14:textId="420076EF" w:rsidR="003F7460" w:rsidRDefault="003F7460">
                          <w:r>
                            <w:fldChar w:fldCharType="begin"/>
                          </w:r>
                          <w:r>
                            <w:instrText xml:space="preserve"> PAGE </w:instrText>
                          </w:r>
                          <w:r>
                            <w:fldChar w:fldCharType="separate"/>
                          </w:r>
                          <w:r w:rsidR="00E435D2">
                            <w:rPr>
                              <w:noProof/>
                            </w:rPr>
                            <w:t>53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A5203A" id="_x0000_t202" coordsize="21600,21600" o:spt="202" path="m,l,21600r21600,l21600,xe">
              <v:stroke joinstyle="miter"/>
              <v:path gradientshapeok="t" o:connecttype="rect"/>
            </v:shapetype>
            <v:shape id="Text Box 2" o:spid="_x0000_s1026" type="#_x0000_t202" style="position:absolute;left:0;text-align:left;margin-left:526.5pt;margin-top:.05pt;width:12pt;height:13.7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" stroked="f">
              <v:fill opacity="0"/>
              <v:textbox inset="0,0,0,0">
                <w:txbxContent>
                  <w:p w14:paraId="315A4C15" w14:textId="420076EF" w:rsidR="003F7460" w:rsidRDefault="003F7460">
                    <w:r>
                      <w:fldChar w:fldCharType="begin"/>
                    </w:r>
                    <w:r>
                      <w:instrText xml:space="preserve"> PAGE </w:instrText>
                    </w:r>
                    <w:r>
                      <w:fldChar w:fldCharType="separate"/>
                    </w:r>
                    <w:r w:rsidR="00E435D2">
                      <w:rPr>
                        <w:noProof/>
                      </w:rPr>
                      <w:t>53</w:t>
                    </w:r>
                    <w:r>
                      <w:fldChar w:fldCharType="end"/>
                    </w:r>
                  </w:p>
                </w:txbxContent>
              </v:textbox>
              <w10:wrap type="square" side="largest" anchorx="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EC4E9A" w14:textId="77777777" w:rsidR="003F7460" w:rsidRDefault="003F746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8267FE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69460D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6ECCA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A035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E60FD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6F401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19869C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A8489F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7E8BFD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13CB5E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3A8C9996"/>
    <w:lvl w:ilvl="0">
      <w:start w:val="1"/>
      <w:numFmt w:val="decimal"/>
      <w:pStyle w:val="Ttulo1"/>
      <w:lvlText w:val="%1"/>
      <w:lvlJc w:val="left"/>
      <w:pPr>
        <w:tabs>
          <w:tab w:val="num" w:pos="432"/>
        </w:tabs>
        <w:ind w:left="432" w:hanging="432"/>
      </w:pPr>
      <w:rPr>
        <w:rFonts w:hint="default"/>
      </w:rPr>
    </w:lvl>
    <w:lvl w:ilvl="1">
      <w:start w:val="1"/>
      <w:numFmt w:val="decimal"/>
      <w:pStyle w:val="Ttulo2"/>
      <w:lvlText w:val="%1.%2"/>
      <w:lvlJc w:val="left"/>
      <w:pPr>
        <w:tabs>
          <w:tab w:val="num" w:pos="7663"/>
        </w:tabs>
        <w:ind w:left="567" w:hanging="567"/>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1" w15:restartNumberingAfterBreak="0">
    <w:nsid w:val="00000002"/>
    <w:multiLevelType w:val="multilevel"/>
    <w:tmpl w:val="00000002"/>
    <w:lvl w:ilvl="0">
      <w:start w:val="1"/>
      <w:numFmt w:val="lowerLetter"/>
      <w:lvlText w:val="%1)"/>
      <w:lvlJc w:val="left"/>
      <w:pPr>
        <w:tabs>
          <w:tab w:val="num" w:pos="360"/>
        </w:tabs>
        <w:ind w:left="360" w:hanging="360"/>
      </w:pPr>
    </w:lvl>
    <w:lvl w:ilvl="1">
      <w:start w:val="1"/>
      <w:numFmt w:val="bullet"/>
      <w:lvlText w:val="-"/>
      <w:lvlJc w:val="left"/>
      <w:pPr>
        <w:tabs>
          <w:tab w:val="num" w:pos="720"/>
        </w:tabs>
        <w:ind w:left="720" w:hanging="360"/>
      </w:pPr>
      <w:rPr>
        <w:rFonts w:ascii="Times New Roman" w:hAnsi="Times New Roman" w:cs="Times New Roman"/>
        <w:color w:val="auto"/>
      </w:rPr>
    </w:lvl>
    <w:lvl w:ilvl="2">
      <w:start w:val="1"/>
      <w:numFmt w:val="lowerLetter"/>
      <w:lvlText w:val="%3)"/>
      <w:lvlJc w:val="left"/>
      <w:pPr>
        <w:tabs>
          <w:tab w:val="num" w:pos="1080"/>
        </w:tabs>
        <w:ind w:left="1080" w:hanging="360"/>
      </w:pPr>
    </w:lvl>
    <w:lvl w:ilvl="3">
      <w:start w:val="1"/>
      <w:numFmt w:val="bullet"/>
      <w:lvlText w:val="-"/>
      <w:lvlJc w:val="left"/>
      <w:pPr>
        <w:tabs>
          <w:tab w:val="num" w:pos="1440"/>
        </w:tabs>
        <w:ind w:left="1440" w:hanging="360"/>
      </w:pPr>
      <w:rPr>
        <w:rFonts w:ascii="Times New Roman" w:hAnsi="Times New Roman" w:cs="Times New Roman"/>
        <w:color w:val="auto"/>
      </w:rPr>
    </w:lvl>
    <w:lvl w:ilvl="4">
      <w:start w:val="1"/>
      <w:numFmt w:val="lowerLetter"/>
      <w:lvlText w:val="(%5)"/>
      <w:lvlJc w:val="left"/>
      <w:pPr>
        <w:tabs>
          <w:tab w:val="num" w:pos="1800"/>
        </w:tabs>
        <w:ind w:left="1800" w:hanging="360"/>
      </w:pPr>
    </w:lvl>
    <w:lvl w:ilvl="5">
      <w:start w:val="1"/>
      <w:numFmt w:val="bullet"/>
      <w:lvlText w:val="-"/>
      <w:lvlJc w:val="left"/>
      <w:pPr>
        <w:tabs>
          <w:tab w:val="num" w:pos="2160"/>
        </w:tabs>
        <w:ind w:left="2160" w:hanging="360"/>
      </w:pPr>
      <w:rPr>
        <w:rFonts w:ascii="Times New Roman" w:hAnsi="Times New Roman" w:cs="Times New Roman"/>
        <w:color w:val="auto"/>
      </w:rPr>
    </w:lvl>
    <w:lvl w:ilvl="6">
      <w:start w:val="1"/>
      <w:numFmt w:val="lowerLetter"/>
      <w:lvlText w:val="%7."/>
      <w:lvlJc w:val="left"/>
      <w:pPr>
        <w:tabs>
          <w:tab w:val="num" w:pos="2520"/>
        </w:tabs>
        <w:ind w:left="2520" w:hanging="360"/>
      </w:pPr>
    </w:lvl>
    <w:lvl w:ilvl="7">
      <w:start w:val="1"/>
      <w:numFmt w:val="bullet"/>
      <w:lvlText w:val="-"/>
      <w:lvlJc w:val="left"/>
      <w:pPr>
        <w:tabs>
          <w:tab w:val="num" w:pos="2880"/>
        </w:tabs>
        <w:ind w:left="2880" w:hanging="360"/>
      </w:pPr>
      <w:rPr>
        <w:rFonts w:ascii="Times New Roman" w:hAnsi="Times New Roman" w:cs="Times New Roman"/>
        <w:color w:val="auto"/>
      </w:rPr>
    </w:lvl>
    <w:lvl w:ilvl="8">
      <w:start w:val="1"/>
      <w:numFmt w:val="lowerLetter"/>
      <w:lvlText w:val="%9."/>
      <w:lvlJc w:val="left"/>
      <w:pPr>
        <w:tabs>
          <w:tab w:val="num" w:pos="3240"/>
        </w:tabs>
        <w:ind w:left="3240" w:hanging="360"/>
      </w:pPr>
    </w:lvl>
  </w:abstractNum>
  <w:abstractNum w:abstractNumId="12" w15:restartNumberingAfterBreak="0">
    <w:nsid w:val="2437166F"/>
    <w:multiLevelType w:val="hybridMultilevel"/>
    <w:tmpl w:val="999A1FE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A8B4150"/>
    <w:multiLevelType w:val="hybridMultilevel"/>
    <w:tmpl w:val="8152C224"/>
    <w:lvl w:ilvl="0" w:tplc="FD0664CC">
      <w:start w:val="1"/>
      <w:numFmt w:val="upperLetter"/>
      <w:lvlText w:val="%1)"/>
      <w:lvlJc w:val="left"/>
      <w:pPr>
        <w:ind w:left="1494" w:hanging="360"/>
      </w:pPr>
      <w:rPr>
        <w:rFonts w:hint="default"/>
      </w:r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14" w15:restartNumberingAfterBreak="0">
    <w:nsid w:val="4292240A"/>
    <w:multiLevelType w:val="hybridMultilevel"/>
    <w:tmpl w:val="E28A5C74"/>
    <w:lvl w:ilvl="0" w:tplc="030E9894">
      <w:start w:val="1"/>
      <w:numFmt w:val="lowerLetter"/>
      <w:lvlText w:val="%1)"/>
      <w:lvlJc w:val="left"/>
      <w:pPr>
        <w:ind w:left="1494" w:hanging="360"/>
      </w:pPr>
      <w:rPr>
        <w:rFonts w:hint="default"/>
      </w:r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15" w15:restartNumberingAfterBreak="0">
    <w:nsid w:val="430C77D3"/>
    <w:multiLevelType w:val="hybridMultilevel"/>
    <w:tmpl w:val="22825C6E"/>
    <w:lvl w:ilvl="0" w:tplc="DA0EF0E4">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15:restartNumberingAfterBreak="0">
    <w:nsid w:val="4BD57502"/>
    <w:multiLevelType w:val="hybridMultilevel"/>
    <w:tmpl w:val="54B4166C"/>
    <w:lvl w:ilvl="0" w:tplc="B7A01624">
      <w:start w:val="1"/>
      <w:numFmt w:val="bullet"/>
      <w:lvlText w:val=""/>
      <w:lvlJc w:val="left"/>
      <w:pPr>
        <w:tabs>
          <w:tab w:val="num" w:pos="1440"/>
        </w:tabs>
        <w:ind w:left="1440" w:hanging="1156"/>
      </w:pPr>
      <w:rPr>
        <w:rFonts w:ascii="Symbol" w:hAnsi="Symbol" w:hint="default"/>
        <w:color w:val="auto"/>
      </w:rPr>
    </w:lvl>
    <w:lvl w:ilvl="1" w:tplc="04160003">
      <w:start w:val="1"/>
      <w:numFmt w:val="bullet"/>
      <w:lvlText w:val="o"/>
      <w:lvlJc w:val="left"/>
      <w:pPr>
        <w:tabs>
          <w:tab w:val="num" w:pos="1440"/>
        </w:tabs>
        <w:ind w:left="1440" w:hanging="360"/>
      </w:pPr>
      <w:rPr>
        <w:rFonts w:ascii="Courier New" w:hAnsi="Courier New" w:hint="default"/>
      </w:rPr>
    </w:lvl>
    <w:lvl w:ilvl="2" w:tplc="04160005">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31629EB"/>
    <w:multiLevelType w:val="hybridMultilevel"/>
    <w:tmpl w:val="95461B2A"/>
    <w:lvl w:ilvl="0" w:tplc="04160017">
      <w:start w:val="1"/>
      <w:numFmt w:val="lowerLetter"/>
      <w:lvlText w:val="%1)"/>
      <w:lvlJc w:val="left"/>
      <w:pPr>
        <w:tabs>
          <w:tab w:val="num" w:pos="644"/>
        </w:tabs>
        <w:ind w:left="644" w:hanging="360"/>
      </w:pPr>
      <w:rPr>
        <w:rFonts w:hint="default"/>
        <w:color w:val="auto"/>
      </w:rPr>
    </w:lvl>
    <w:lvl w:ilvl="1" w:tplc="04160003">
      <w:start w:val="1"/>
      <w:numFmt w:val="bullet"/>
      <w:lvlText w:val="o"/>
      <w:lvlJc w:val="left"/>
      <w:pPr>
        <w:tabs>
          <w:tab w:val="num" w:pos="1440"/>
        </w:tabs>
        <w:ind w:left="1440" w:hanging="360"/>
      </w:pPr>
      <w:rPr>
        <w:rFonts w:ascii="Courier New" w:hAnsi="Courier New" w:hint="default"/>
      </w:rPr>
    </w:lvl>
    <w:lvl w:ilvl="2" w:tplc="04160005">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1F8273C"/>
    <w:multiLevelType w:val="multilevel"/>
    <w:tmpl w:val="54B4166C"/>
    <w:lvl w:ilvl="0">
      <w:start w:val="1"/>
      <w:numFmt w:val="bullet"/>
      <w:lvlText w:val=""/>
      <w:lvlJc w:val="left"/>
      <w:pPr>
        <w:tabs>
          <w:tab w:val="num" w:pos="1440"/>
        </w:tabs>
        <w:ind w:left="1440" w:hanging="1156"/>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52F0EE1"/>
    <w:multiLevelType w:val="hybridMultilevel"/>
    <w:tmpl w:val="F334CC56"/>
    <w:lvl w:ilvl="0" w:tplc="04160017">
      <w:start w:val="1"/>
      <w:numFmt w:val="lowerLetter"/>
      <w:lvlText w:val="%1)"/>
      <w:lvlJc w:val="left"/>
      <w:pPr>
        <w:ind w:left="1854" w:hanging="360"/>
      </w:pPr>
    </w:lvl>
    <w:lvl w:ilvl="1" w:tplc="04160019">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20" w15:restartNumberingAfterBreak="0">
    <w:nsid w:val="7A0148C4"/>
    <w:multiLevelType w:val="hybridMultilevel"/>
    <w:tmpl w:val="E28A5C74"/>
    <w:lvl w:ilvl="0" w:tplc="030E9894">
      <w:start w:val="1"/>
      <w:numFmt w:val="lowerLetter"/>
      <w:lvlText w:val="%1)"/>
      <w:lvlJc w:val="left"/>
      <w:pPr>
        <w:ind w:left="1494" w:hanging="360"/>
      </w:pPr>
      <w:rPr>
        <w:rFonts w:hint="default"/>
      </w:r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num w:numId="1">
    <w:abstractNumId w:val="10"/>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6"/>
  </w:num>
  <w:num w:numId="14">
    <w:abstractNumId w:val="18"/>
  </w:num>
  <w:num w:numId="15">
    <w:abstractNumId w:val="17"/>
  </w:num>
  <w:num w:numId="16">
    <w:abstractNumId w:val="20"/>
  </w:num>
  <w:num w:numId="17">
    <w:abstractNumId w:val="10"/>
  </w:num>
  <w:num w:numId="18">
    <w:abstractNumId w:val="10"/>
  </w:num>
  <w:num w:numId="19">
    <w:abstractNumId w:val="19"/>
  </w:num>
  <w:num w:numId="20">
    <w:abstractNumId w:val="13"/>
  </w:num>
  <w:num w:numId="21">
    <w:abstractNumId w:val="14"/>
  </w:num>
  <w:num w:numId="22">
    <w:abstractNumId w:val="15"/>
  </w:num>
  <w:num w:numId="23">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trick Machado">
    <w15:presenceInfo w15:providerId="Windows Live" w15:userId="f73ab88fc78a5c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10241"/>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232F"/>
    <w:rsid w:val="00001261"/>
    <w:rsid w:val="00001FC5"/>
    <w:rsid w:val="00002320"/>
    <w:rsid w:val="00002E81"/>
    <w:rsid w:val="00004746"/>
    <w:rsid w:val="00005D11"/>
    <w:rsid w:val="000119E2"/>
    <w:rsid w:val="0001218E"/>
    <w:rsid w:val="00014630"/>
    <w:rsid w:val="00014902"/>
    <w:rsid w:val="00015CBA"/>
    <w:rsid w:val="000169C5"/>
    <w:rsid w:val="000171A8"/>
    <w:rsid w:val="00017453"/>
    <w:rsid w:val="00017E13"/>
    <w:rsid w:val="00020FE0"/>
    <w:rsid w:val="00022F3E"/>
    <w:rsid w:val="00023928"/>
    <w:rsid w:val="00026232"/>
    <w:rsid w:val="00026DE1"/>
    <w:rsid w:val="00027367"/>
    <w:rsid w:val="000274CE"/>
    <w:rsid w:val="00027F9A"/>
    <w:rsid w:val="00031441"/>
    <w:rsid w:val="00032377"/>
    <w:rsid w:val="00032AF5"/>
    <w:rsid w:val="00032C1E"/>
    <w:rsid w:val="00033DB3"/>
    <w:rsid w:val="000341AF"/>
    <w:rsid w:val="000344DB"/>
    <w:rsid w:val="00037C24"/>
    <w:rsid w:val="00040852"/>
    <w:rsid w:val="00040F65"/>
    <w:rsid w:val="00040FCB"/>
    <w:rsid w:val="00042AB3"/>
    <w:rsid w:val="00045305"/>
    <w:rsid w:val="0004799A"/>
    <w:rsid w:val="00047DC4"/>
    <w:rsid w:val="00050EE0"/>
    <w:rsid w:val="00052E1B"/>
    <w:rsid w:val="00054E41"/>
    <w:rsid w:val="00060371"/>
    <w:rsid w:val="000603BB"/>
    <w:rsid w:val="00060736"/>
    <w:rsid w:val="00062D06"/>
    <w:rsid w:val="0006391F"/>
    <w:rsid w:val="00073A98"/>
    <w:rsid w:val="00074603"/>
    <w:rsid w:val="0007460F"/>
    <w:rsid w:val="000763F8"/>
    <w:rsid w:val="00080932"/>
    <w:rsid w:val="00080DEF"/>
    <w:rsid w:val="00081D9E"/>
    <w:rsid w:val="00082BC7"/>
    <w:rsid w:val="00083BA5"/>
    <w:rsid w:val="00090AAE"/>
    <w:rsid w:val="00090CE9"/>
    <w:rsid w:val="00090F37"/>
    <w:rsid w:val="000946D3"/>
    <w:rsid w:val="0009645B"/>
    <w:rsid w:val="00097EBA"/>
    <w:rsid w:val="000A073D"/>
    <w:rsid w:val="000A1499"/>
    <w:rsid w:val="000A1DBE"/>
    <w:rsid w:val="000A1F21"/>
    <w:rsid w:val="000A39DE"/>
    <w:rsid w:val="000A431D"/>
    <w:rsid w:val="000A530D"/>
    <w:rsid w:val="000B267F"/>
    <w:rsid w:val="000B68E9"/>
    <w:rsid w:val="000C13C2"/>
    <w:rsid w:val="000C2F57"/>
    <w:rsid w:val="000C5AF3"/>
    <w:rsid w:val="000C63C3"/>
    <w:rsid w:val="000C66AE"/>
    <w:rsid w:val="000C67F2"/>
    <w:rsid w:val="000C7B31"/>
    <w:rsid w:val="000D0B63"/>
    <w:rsid w:val="000D3C39"/>
    <w:rsid w:val="000D4D46"/>
    <w:rsid w:val="000D551F"/>
    <w:rsid w:val="000D695E"/>
    <w:rsid w:val="000D73C8"/>
    <w:rsid w:val="000D7826"/>
    <w:rsid w:val="000E0135"/>
    <w:rsid w:val="000E0863"/>
    <w:rsid w:val="000E1C76"/>
    <w:rsid w:val="000E355C"/>
    <w:rsid w:val="000E57DE"/>
    <w:rsid w:val="000F15DC"/>
    <w:rsid w:val="000F2070"/>
    <w:rsid w:val="000F6CCC"/>
    <w:rsid w:val="00100778"/>
    <w:rsid w:val="00101E84"/>
    <w:rsid w:val="00102F69"/>
    <w:rsid w:val="0010439C"/>
    <w:rsid w:val="00104B78"/>
    <w:rsid w:val="00105204"/>
    <w:rsid w:val="00113A85"/>
    <w:rsid w:val="00113C94"/>
    <w:rsid w:val="0011426D"/>
    <w:rsid w:val="0011746A"/>
    <w:rsid w:val="00120BC5"/>
    <w:rsid w:val="00121E96"/>
    <w:rsid w:val="001237B0"/>
    <w:rsid w:val="001252D1"/>
    <w:rsid w:val="00125F75"/>
    <w:rsid w:val="0012604D"/>
    <w:rsid w:val="00127F27"/>
    <w:rsid w:val="0013369D"/>
    <w:rsid w:val="00134618"/>
    <w:rsid w:val="00134D7F"/>
    <w:rsid w:val="00140AC5"/>
    <w:rsid w:val="00146368"/>
    <w:rsid w:val="00146FC4"/>
    <w:rsid w:val="00150237"/>
    <w:rsid w:val="001510BD"/>
    <w:rsid w:val="00151223"/>
    <w:rsid w:val="0015394F"/>
    <w:rsid w:val="00153EA4"/>
    <w:rsid w:val="001545FC"/>
    <w:rsid w:val="00155603"/>
    <w:rsid w:val="0015654F"/>
    <w:rsid w:val="001568AC"/>
    <w:rsid w:val="00156B54"/>
    <w:rsid w:val="001634B6"/>
    <w:rsid w:val="00163EA0"/>
    <w:rsid w:val="00166328"/>
    <w:rsid w:val="00167E8A"/>
    <w:rsid w:val="0017104E"/>
    <w:rsid w:val="001729F4"/>
    <w:rsid w:val="00175008"/>
    <w:rsid w:val="00180908"/>
    <w:rsid w:val="00181840"/>
    <w:rsid w:val="0018254E"/>
    <w:rsid w:val="0018279F"/>
    <w:rsid w:val="00182E4C"/>
    <w:rsid w:val="00186069"/>
    <w:rsid w:val="00186270"/>
    <w:rsid w:val="00195CCC"/>
    <w:rsid w:val="0019648B"/>
    <w:rsid w:val="001972C0"/>
    <w:rsid w:val="001976F6"/>
    <w:rsid w:val="001A4E69"/>
    <w:rsid w:val="001A6C66"/>
    <w:rsid w:val="001B068A"/>
    <w:rsid w:val="001B49A6"/>
    <w:rsid w:val="001B6313"/>
    <w:rsid w:val="001B74A5"/>
    <w:rsid w:val="001C12C5"/>
    <w:rsid w:val="001C46A0"/>
    <w:rsid w:val="001C5D98"/>
    <w:rsid w:val="001C7505"/>
    <w:rsid w:val="001D0DC3"/>
    <w:rsid w:val="001D1520"/>
    <w:rsid w:val="001D2636"/>
    <w:rsid w:val="001D3395"/>
    <w:rsid w:val="001D5849"/>
    <w:rsid w:val="001D7BC6"/>
    <w:rsid w:val="001E024A"/>
    <w:rsid w:val="001E196C"/>
    <w:rsid w:val="001E29F4"/>
    <w:rsid w:val="001E4C4E"/>
    <w:rsid w:val="001E4CEB"/>
    <w:rsid w:val="001E50DB"/>
    <w:rsid w:val="001E5873"/>
    <w:rsid w:val="001E6E32"/>
    <w:rsid w:val="001E740E"/>
    <w:rsid w:val="001E7BD7"/>
    <w:rsid w:val="001F0F3D"/>
    <w:rsid w:val="001F27B3"/>
    <w:rsid w:val="001F3B68"/>
    <w:rsid w:val="001F520B"/>
    <w:rsid w:val="001F6B1F"/>
    <w:rsid w:val="001F7110"/>
    <w:rsid w:val="00200ADB"/>
    <w:rsid w:val="00210F29"/>
    <w:rsid w:val="002114BC"/>
    <w:rsid w:val="0021451B"/>
    <w:rsid w:val="00217C9A"/>
    <w:rsid w:val="002205AC"/>
    <w:rsid w:val="00222849"/>
    <w:rsid w:val="0022300E"/>
    <w:rsid w:val="002235FF"/>
    <w:rsid w:val="00224C16"/>
    <w:rsid w:val="0022635D"/>
    <w:rsid w:val="002277F4"/>
    <w:rsid w:val="002311AB"/>
    <w:rsid w:val="00243DED"/>
    <w:rsid w:val="002441B2"/>
    <w:rsid w:val="00245979"/>
    <w:rsid w:val="00250413"/>
    <w:rsid w:val="00253711"/>
    <w:rsid w:val="002542EA"/>
    <w:rsid w:val="00260E1B"/>
    <w:rsid w:val="002637E0"/>
    <w:rsid w:val="00263C58"/>
    <w:rsid w:val="00264D27"/>
    <w:rsid w:val="00264E1A"/>
    <w:rsid w:val="0026584F"/>
    <w:rsid w:val="002678DE"/>
    <w:rsid w:val="00267A4D"/>
    <w:rsid w:val="00270257"/>
    <w:rsid w:val="002721DE"/>
    <w:rsid w:val="00274664"/>
    <w:rsid w:val="0027667F"/>
    <w:rsid w:val="00277ED8"/>
    <w:rsid w:val="002810D6"/>
    <w:rsid w:val="002815CF"/>
    <w:rsid w:val="002836F7"/>
    <w:rsid w:val="00284B03"/>
    <w:rsid w:val="0028518E"/>
    <w:rsid w:val="0028522A"/>
    <w:rsid w:val="00285A03"/>
    <w:rsid w:val="0028698E"/>
    <w:rsid w:val="00290B5F"/>
    <w:rsid w:val="00291D49"/>
    <w:rsid w:val="00291F8A"/>
    <w:rsid w:val="00293942"/>
    <w:rsid w:val="00293EAC"/>
    <w:rsid w:val="002957E0"/>
    <w:rsid w:val="0029653B"/>
    <w:rsid w:val="00297956"/>
    <w:rsid w:val="002A0247"/>
    <w:rsid w:val="002A1B1F"/>
    <w:rsid w:val="002A49B6"/>
    <w:rsid w:val="002A57C5"/>
    <w:rsid w:val="002A678A"/>
    <w:rsid w:val="002B2066"/>
    <w:rsid w:val="002B366E"/>
    <w:rsid w:val="002B4A5D"/>
    <w:rsid w:val="002B5421"/>
    <w:rsid w:val="002B590A"/>
    <w:rsid w:val="002B6118"/>
    <w:rsid w:val="002C0021"/>
    <w:rsid w:val="002C09D1"/>
    <w:rsid w:val="002C14B5"/>
    <w:rsid w:val="002C2DFB"/>
    <w:rsid w:val="002C3958"/>
    <w:rsid w:val="002C3AB4"/>
    <w:rsid w:val="002C5B16"/>
    <w:rsid w:val="002C5B8A"/>
    <w:rsid w:val="002C5EFC"/>
    <w:rsid w:val="002C7D62"/>
    <w:rsid w:val="002D4018"/>
    <w:rsid w:val="002D4152"/>
    <w:rsid w:val="002D4AFF"/>
    <w:rsid w:val="002D7014"/>
    <w:rsid w:val="002E08A8"/>
    <w:rsid w:val="002E21E0"/>
    <w:rsid w:val="002E2E37"/>
    <w:rsid w:val="002E5250"/>
    <w:rsid w:val="002E78BB"/>
    <w:rsid w:val="002E7E8F"/>
    <w:rsid w:val="002F00FF"/>
    <w:rsid w:val="002F0FFA"/>
    <w:rsid w:val="002F17AE"/>
    <w:rsid w:val="002F5438"/>
    <w:rsid w:val="002F6415"/>
    <w:rsid w:val="002F64EE"/>
    <w:rsid w:val="00301484"/>
    <w:rsid w:val="003026E8"/>
    <w:rsid w:val="003069D2"/>
    <w:rsid w:val="00310A96"/>
    <w:rsid w:val="00310FC5"/>
    <w:rsid w:val="00312799"/>
    <w:rsid w:val="00312D89"/>
    <w:rsid w:val="00317038"/>
    <w:rsid w:val="0032276E"/>
    <w:rsid w:val="003242D0"/>
    <w:rsid w:val="00324AA8"/>
    <w:rsid w:val="003250F4"/>
    <w:rsid w:val="00325B74"/>
    <w:rsid w:val="00326DA8"/>
    <w:rsid w:val="0032704C"/>
    <w:rsid w:val="00331AE1"/>
    <w:rsid w:val="003327BC"/>
    <w:rsid w:val="00332AFE"/>
    <w:rsid w:val="00334C66"/>
    <w:rsid w:val="003373A7"/>
    <w:rsid w:val="00337C56"/>
    <w:rsid w:val="003414AF"/>
    <w:rsid w:val="0035055D"/>
    <w:rsid w:val="003515B7"/>
    <w:rsid w:val="00353536"/>
    <w:rsid w:val="00354560"/>
    <w:rsid w:val="00355124"/>
    <w:rsid w:val="00356CE5"/>
    <w:rsid w:val="00357F26"/>
    <w:rsid w:val="0036030E"/>
    <w:rsid w:val="0036127C"/>
    <w:rsid w:val="003614CC"/>
    <w:rsid w:val="00361734"/>
    <w:rsid w:val="00361865"/>
    <w:rsid w:val="00362D09"/>
    <w:rsid w:val="0036311B"/>
    <w:rsid w:val="003635B3"/>
    <w:rsid w:val="00364A0E"/>
    <w:rsid w:val="003674DC"/>
    <w:rsid w:val="0037135A"/>
    <w:rsid w:val="00371363"/>
    <w:rsid w:val="00371BCF"/>
    <w:rsid w:val="003747B9"/>
    <w:rsid w:val="003760CF"/>
    <w:rsid w:val="0037663F"/>
    <w:rsid w:val="00380681"/>
    <w:rsid w:val="003807AE"/>
    <w:rsid w:val="003837BA"/>
    <w:rsid w:val="00384169"/>
    <w:rsid w:val="00390E51"/>
    <w:rsid w:val="00391F7A"/>
    <w:rsid w:val="0039362B"/>
    <w:rsid w:val="00394E32"/>
    <w:rsid w:val="003963DB"/>
    <w:rsid w:val="003975D8"/>
    <w:rsid w:val="003979E5"/>
    <w:rsid w:val="003A19F8"/>
    <w:rsid w:val="003A20D2"/>
    <w:rsid w:val="003A4E66"/>
    <w:rsid w:val="003A4F6B"/>
    <w:rsid w:val="003A52B8"/>
    <w:rsid w:val="003A5A68"/>
    <w:rsid w:val="003B055B"/>
    <w:rsid w:val="003B076A"/>
    <w:rsid w:val="003C3E76"/>
    <w:rsid w:val="003C57A7"/>
    <w:rsid w:val="003C58F3"/>
    <w:rsid w:val="003C6A66"/>
    <w:rsid w:val="003C7F15"/>
    <w:rsid w:val="003D01CA"/>
    <w:rsid w:val="003D0920"/>
    <w:rsid w:val="003D0C1E"/>
    <w:rsid w:val="003D132F"/>
    <w:rsid w:val="003D1F9B"/>
    <w:rsid w:val="003D309B"/>
    <w:rsid w:val="003D38DE"/>
    <w:rsid w:val="003D4492"/>
    <w:rsid w:val="003D6110"/>
    <w:rsid w:val="003E07E8"/>
    <w:rsid w:val="003E08E7"/>
    <w:rsid w:val="003E09C6"/>
    <w:rsid w:val="003E23CB"/>
    <w:rsid w:val="003E304C"/>
    <w:rsid w:val="003E3F44"/>
    <w:rsid w:val="003E4362"/>
    <w:rsid w:val="003E7767"/>
    <w:rsid w:val="003F0B53"/>
    <w:rsid w:val="003F175E"/>
    <w:rsid w:val="003F23E0"/>
    <w:rsid w:val="003F38C1"/>
    <w:rsid w:val="003F5C16"/>
    <w:rsid w:val="003F7460"/>
    <w:rsid w:val="0040096F"/>
    <w:rsid w:val="004009C9"/>
    <w:rsid w:val="00400C7F"/>
    <w:rsid w:val="00401736"/>
    <w:rsid w:val="00405A95"/>
    <w:rsid w:val="004134C0"/>
    <w:rsid w:val="004141B9"/>
    <w:rsid w:val="0041514D"/>
    <w:rsid w:val="004152D1"/>
    <w:rsid w:val="004160D5"/>
    <w:rsid w:val="00417209"/>
    <w:rsid w:val="00417BF1"/>
    <w:rsid w:val="00417F6E"/>
    <w:rsid w:val="00420951"/>
    <w:rsid w:val="00423648"/>
    <w:rsid w:val="00424F33"/>
    <w:rsid w:val="00425C95"/>
    <w:rsid w:val="0042614C"/>
    <w:rsid w:val="004313B7"/>
    <w:rsid w:val="00432919"/>
    <w:rsid w:val="0043419D"/>
    <w:rsid w:val="00436078"/>
    <w:rsid w:val="00437645"/>
    <w:rsid w:val="004377A1"/>
    <w:rsid w:val="00441EF8"/>
    <w:rsid w:val="00442018"/>
    <w:rsid w:val="004421E4"/>
    <w:rsid w:val="00442C07"/>
    <w:rsid w:val="00444E30"/>
    <w:rsid w:val="00445431"/>
    <w:rsid w:val="00446F39"/>
    <w:rsid w:val="0044729E"/>
    <w:rsid w:val="004503FF"/>
    <w:rsid w:val="004514EE"/>
    <w:rsid w:val="00453380"/>
    <w:rsid w:val="00454364"/>
    <w:rsid w:val="004544D8"/>
    <w:rsid w:val="00454D86"/>
    <w:rsid w:val="00456045"/>
    <w:rsid w:val="00456739"/>
    <w:rsid w:val="0045735F"/>
    <w:rsid w:val="0046054D"/>
    <w:rsid w:val="0046068C"/>
    <w:rsid w:val="0046128A"/>
    <w:rsid w:val="00463A9D"/>
    <w:rsid w:val="004662F7"/>
    <w:rsid w:val="00472D18"/>
    <w:rsid w:val="0047469D"/>
    <w:rsid w:val="00480D92"/>
    <w:rsid w:val="0048443B"/>
    <w:rsid w:val="00493062"/>
    <w:rsid w:val="004A002F"/>
    <w:rsid w:val="004A024B"/>
    <w:rsid w:val="004A17BC"/>
    <w:rsid w:val="004A1EC9"/>
    <w:rsid w:val="004A39DE"/>
    <w:rsid w:val="004A5075"/>
    <w:rsid w:val="004B3528"/>
    <w:rsid w:val="004B3AC3"/>
    <w:rsid w:val="004B4026"/>
    <w:rsid w:val="004B476A"/>
    <w:rsid w:val="004B7E03"/>
    <w:rsid w:val="004C1FB8"/>
    <w:rsid w:val="004C3214"/>
    <w:rsid w:val="004C4405"/>
    <w:rsid w:val="004C4DB6"/>
    <w:rsid w:val="004C50D8"/>
    <w:rsid w:val="004C6744"/>
    <w:rsid w:val="004C74D4"/>
    <w:rsid w:val="004D03B8"/>
    <w:rsid w:val="004D4F98"/>
    <w:rsid w:val="004D524A"/>
    <w:rsid w:val="004E0053"/>
    <w:rsid w:val="004E2BC8"/>
    <w:rsid w:val="004E340D"/>
    <w:rsid w:val="004E3990"/>
    <w:rsid w:val="004E5291"/>
    <w:rsid w:val="004E7242"/>
    <w:rsid w:val="004E7D38"/>
    <w:rsid w:val="004F2BCC"/>
    <w:rsid w:val="004F5C8B"/>
    <w:rsid w:val="0050628F"/>
    <w:rsid w:val="00507AD4"/>
    <w:rsid w:val="005128C1"/>
    <w:rsid w:val="0051388B"/>
    <w:rsid w:val="00513AD6"/>
    <w:rsid w:val="00513E26"/>
    <w:rsid w:val="0051495E"/>
    <w:rsid w:val="00514F76"/>
    <w:rsid w:val="00515888"/>
    <w:rsid w:val="00520359"/>
    <w:rsid w:val="005207A4"/>
    <w:rsid w:val="00522059"/>
    <w:rsid w:val="005231C6"/>
    <w:rsid w:val="00523FE4"/>
    <w:rsid w:val="00525333"/>
    <w:rsid w:val="005269A3"/>
    <w:rsid w:val="00527F3F"/>
    <w:rsid w:val="00534F41"/>
    <w:rsid w:val="00535A75"/>
    <w:rsid w:val="00535BC1"/>
    <w:rsid w:val="00536F13"/>
    <w:rsid w:val="00537BE6"/>
    <w:rsid w:val="0054153B"/>
    <w:rsid w:val="005436E2"/>
    <w:rsid w:val="00546816"/>
    <w:rsid w:val="0055054D"/>
    <w:rsid w:val="00552B6B"/>
    <w:rsid w:val="00552D33"/>
    <w:rsid w:val="005532C0"/>
    <w:rsid w:val="00554CD0"/>
    <w:rsid w:val="00554DD7"/>
    <w:rsid w:val="005556B2"/>
    <w:rsid w:val="00561E4C"/>
    <w:rsid w:val="00562CB2"/>
    <w:rsid w:val="005634B8"/>
    <w:rsid w:val="005676B8"/>
    <w:rsid w:val="00570540"/>
    <w:rsid w:val="00571CB1"/>
    <w:rsid w:val="00571FAB"/>
    <w:rsid w:val="005740D5"/>
    <w:rsid w:val="005743EB"/>
    <w:rsid w:val="0057602C"/>
    <w:rsid w:val="005763E8"/>
    <w:rsid w:val="0057783C"/>
    <w:rsid w:val="00582DD8"/>
    <w:rsid w:val="00587822"/>
    <w:rsid w:val="00592E06"/>
    <w:rsid w:val="0059317A"/>
    <w:rsid w:val="005A00EE"/>
    <w:rsid w:val="005A435F"/>
    <w:rsid w:val="005A5385"/>
    <w:rsid w:val="005A6842"/>
    <w:rsid w:val="005B0F1E"/>
    <w:rsid w:val="005B28AA"/>
    <w:rsid w:val="005B2C88"/>
    <w:rsid w:val="005B3CC1"/>
    <w:rsid w:val="005B4862"/>
    <w:rsid w:val="005B5D71"/>
    <w:rsid w:val="005B7B47"/>
    <w:rsid w:val="005C01BD"/>
    <w:rsid w:val="005C074E"/>
    <w:rsid w:val="005C19A6"/>
    <w:rsid w:val="005C4F76"/>
    <w:rsid w:val="005C52C0"/>
    <w:rsid w:val="005C5321"/>
    <w:rsid w:val="005C626A"/>
    <w:rsid w:val="005C6C53"/>
    <w:rsid w:val="005C76A4"/>
    <w:rsid w:val="005D12A2"/>
    <w:rsid w:val="005D20C5"/>
    <w:rsid w:val="005D26D4"/>
    <w:rsid w:val="005D2B3B"/>
    <w:rsid w:val="005D3249"/>
    <w:rsid w:val="005D3A60"/>
    <w:rsid w:val="005D5265"/>
    <w:rsid w:val="005D5BCE"/>
    <w:rsid w:val="005D65A4"/>
    <w:rsid w:val="005D71D6"/>
    <w:rsid w:val="005E008F"/>
    <w:rsid w:val="005E03E6"/>
    <w:rsid w:val="005E2D22"/>
    <w:rsid w:val="005E71CD"/>
    <w:rsid w:val="005E7FFC"/>
    <w:rsid w:val="005F0DAA"/>
    <w:rsid w:val="005F1B33"/>
    <w:rsid w:val="005F49B8"/>
    <w:rsid w:val="005F6282"/>
    <w:rsid w:val="005F701E"/>
    <w:rsid w:val="00602007"/>
    <w:rsid w:val="00602B29"/>
    <w:rsid w:val="00604BA5"/>
    <w:rsid w:val="0060538C"/>
    <w:rsid w:val="00605B56"/>
    <w:rsid w:val="00605C4E"/>
    <w:rsid w:val="00613208"/>
    <w:rsid w:val="00614312"/>
    <w:rsid w:val="00614895"/>
    <w:rsid w:val="00616C3D"/>
    <w:rsid w:val="00616FA5"/>
    <w:rsid w:val="00617C00"/>
    <w:rsid w:val="006245C7"/>
    <w:rsid w:val="006248EE"/>
    <w:rsid w:val="00625955"/>
    <w:rsid w:val="00630953"/>
    <w:rsid w:val="006422B2"/>
    <w:rsid w:val="006440E0"/>
    <w:rsid w:val="00647613"/>
    <w:rsid w:val="006477AC"/>
    <w:rsid w:val="00654EB3"/>
    <w:rsid w:val="006566F7"/>
    <w:rsid w:val="006567B7"/>
    <w:rsid w:val="00657E00"/>
    <w:rsid w:val="00660242"/>
    <w:rsid w:val="0066240F"/>
    <w:rsid w:val="00663AFB"/>
    <w:rsid w:val="00663CA9"/>
    <w:rsid w:val="006645B1"/>
    <w:rsid w:val="0066550D"/>
    <w:rsid w:val="00667E57"/>
    <w:rsid w:val="00670E39"/>
    <w:rsid w:val="00672E31"/>
    <w:rsid w:val="0067390C"/>
    <w:rsid w:val="00673A6D"/>
    <w:rsid w:val="00673CA1"/>
    <w:rsid w:val="0067629E"/>
    <w:rsid w:val="00685D36"/>
    <w:rsid w:val="0068646D"/>
    <w:rsid w:val="00686D49"/>
    <w:rsid w:val="00687BF2"/>
    <w:rsid w:val="0069213C"/>
    <w:rsid w:val="006922FA"/>
    <w:rsid w:val="006939B6"/>
    <w:rsid w:val="00694331"/>
    <w:rsid w:val="0069552B"/>
    <w:rsid w:val="006A0290"/>
    <w:rsid w:val="006A3510"/>
    <w:rsid w:val="006A794E"/>
    <w:rsid w:val="006B62BD"/>
    <w:rsid w:val="006B7A0E"/>
    <w:rsid w:val="006C0B54"/>
    <w:rsid w:val="006C3B68"/>
    <w:rsid w:val="006C3E04"/>
    <w:rsid w:val="006C40E1"/>
    <w:rsid w:val="006C63C6"/>
    <w:rsid w:val="006C7480"/>
    <w:rsid w:val="006D0ABC"/>
    <w:rsid w:val="006D2431"/>
    <w:rsid w:val="006D474A"/>
    <w:rsid w:val="006D47F9"/>
    <w:rsid w:val="006D4BB6"/>
    <w:rsid w:val="006D5DB0"/>
    <w:rsid w:val="006D5E09"/>
    <w:rsid w:val="006E12C9"/>
    <w:rsid w:val="006E15C8"/>
    <w:rsid w:val="006E27A1"/>
    <w:rsid w:val="006E343E"/>
    <w:rsid w:val="006E5A92"/>
    <w:rsid w:val="006E69CD"/>
    <w:rsid w:val="006F3950"/>
    <w:rsid w:val="006F39B5"/>
    <w:rsid w:val="006F584B"/>
    <w:rsid w:val="00701BB5"/>
    <w:rsid w:val="00704122"/>
    <w:rsid w:val="007048CB"/>
    <w:rsid w:val="00710297"/>
    <w:rsid w:val="007119C9"/>
    <w:rsid w:val="0071572C"/>
    <w:rsid w:val="00715CA6"/>
    <w:rsid w:val="00717819"/>
    <w:rsid w:val="00720437"/>
    <w:rsid w:val="00720801"/>
    <w:rsid w:val="00727CBB"/>
    <w:rsid w:val="007309C0"/>
    <w:rsid w:val="00731D3E"/>
    <w:rsid w:val="007323DE"/>
    <w:rsid w:val="00735505"/>
    <w:rsid w:val="007362A9"/>
    <w:rsid w:val="00736E00"/>
    <w:rsid w:val="00741AC8"/>
    <w:rsid w:val="00741DE6"/>
    <w:rsid w:val="0075096C"/>
    <w:rsid w:val="0075211E"/>
    <w:rsid w:val="00752FF9"/>
    <w:rsid w:val="00753ACB"/>
    <w:rsid w:val="0075585D"/>
    <w:rsid w:val="007559D6"/>
    <w:rsid w:val="007570DE"/>
    <w:rsid w:val="00757614"/>
    <w:rsid w:val="00760684"/>
    <w:rsid w:val="00760746"/>
    <w:rsid w:val="00760A08"/>
    <w:rsid w:val="007612AC"/>
    <w:rsid w:val="00761D00"/>
    <w:rsid w:val="00762B0F"/>
    <w:rsid w:val="00764A8D"/>
    <w:rsid w:val="0076596E"/>
    <w:rsid w:val="007672AD"/>
    <w:rsid w:val="00770454"/>
    <w:rsid w:val="00770F95"/>
    <w:rsid w:val="0077244B"/>
    <w:rsid w:val="00772AAE"/>
    <w:rsid w:val="00774529"/>
    <w:rsid w:val="0078039A"/>
    <w:rsid w:val="0078257F"/>
    <w:rsid w:val="007836B1"/>
    <w:rsid w:val="00786388"/>
    <w:rsid w:val="00790CE9"/>
    <w:rsid w:val="00794188"/>
    <w:rsid w:val="0079766F"/>
    <w:rsid w:val="007A0400"/>
    <w:rsid w:val="007A1498"/>
    <w:rsid w:val="007A14A9"/>
    <w:rsid w:val="007A15AE"/>
    <w:rsid w:val="007A3177"/>
    <w:rsid w:val="007A3198"/>
    <w:rsid w:val="007B2426"/>
    <w:rsid w:val="007B3B8C"/>
    <w:rsid w:val="007B4318"/>
    <w:rsid w:val="007B57E1"/>
    <w:rsid w:val="007B595B"/>
    <w:rsid w:val="007C0AC8"/>
    <w:rsid w:val="007C1B57"/>
    <w:rsid w:val="007C3D79"/>
    <w:rsid w:val="007C45A6"/>
    <w:rsid w:val="007C461F"/>
    <w:rsid w:val="007C5905"/>
    <w:rsid w:val="007C690C"/>
    <w:rsid w:val="007C7125"/>
    <w:rsid w:val="007D0031"/>
    <w:rsid w:val="007D18E2"/>
    <w:rsid w:val="007D2AE7"/>
    <w:rsid w:val="007D2E26"/>
    <w:rsid w:val="007D5CD0"/>
    <w:rsid w:val="007D6529"/>
    <w:rsid w:val="007D7911"/>
    <w:rsid w:val="007E1ED1"/>
    <w:rsid w:val="007E2038"/>
    <w:rsid w:val="007E21C6"/>
    <w:rsid w:val="007E4231"/>
    <w:rsid w:val="007E4478"/>
    <w:rsid w:val="007E6751"/>
    <w:rsid w:val="007E7E08"/>
    <w:rsid w:val="007F1104"/>
    <w:rsid w:val="007F1A3B"/>
    <w:rsid w:val="007F2709"/>
    <w:rsid w:val="007F464C"/>
    <w:rsid w:val="007F7363"/>
    <w:rsid w:val="00800426"/>
    <w:rsid w:val="008013D5"/>
    <w:rsid w:val="008014AC"/>
    <w:rsid w:val="008039FE"/>
    <w:rsid w:val="00807F64"/>
    <w:rsid w:val="008105C8"/>
    <w:rsid w:val="00811341"/>
    <w:rsid w:val="00813FD4"/>
    <w:rsid w:val="008140ED"/>
    <w:rsid w:val="0081412D"/>
    <w:rsid w:val="00815E91"/>
    <w:rsid w:val="0082001C"/>
    <w:rsid w:val="00820EFE"/>
    <w:rsid w:val="00822940"/>
    <w:rsid w:val="0083162F"/>
    <w:rsid w:val="0083328B"/>
    <w:rsid w:val="00833CA6"/>
    <w:rsid w:val="008350BE"/>
    <w:rsid w:val="0083605C"/>
    <w:rsid w:val="00836C9D"/>
    <w:rsid w:val="008374F5"/>
    <w:rsid w:val="008405F1"/>
    <w:rsid w:val="008425D2"/>
    <w:rsid w:val="008428D2"/>
    <w:rsid w:val="00852E89"/>
    <w:rsid w:val="008530EA"/>
    <w:rsid w:val="0085421B"/>
    <w:rsid w:val="00854700"/>
    <w:rsid w:val="00855A2A"/>
    <w:rsid w:val="008577D8"/>
    <w:rsid w:val="00861EF9"/>
    <w:rsid w:val="00862A9A"/>
    <w:rsid w:val="00863978"/>
    <w:rsid w:val="00863C64"/>
    <w:rsid w:val="00864919"/>
    <w:rsid w:val="00867490"/>
    <w:rsid w:val="00867DD5"/>
    <w:rsid w:val="0087031B"/>
    <w:rsid w:val="00872751"/>
    <w:rsid w:val="00874090"/>
    <w:rsid w:val="00875738"/>
    <w:rsid w:val="00880067"/>
    <w:rsid w:val="0088091A"/>
    <w:rsid w:val="00880BDE"/>
    <w:rsid w:val="0088159C"/>
    <w:rsid w:val="00885B26"/>
    <w:rsid w:val="00886087"/>
    <w:rsid w:val="008868C9"/>
    <w:rsid w:val="00886B88"/>
    <w:rsid w:val="00891F79"/>
    <w:rsid w:val="00893990"/>
    <w:rsid w:val="008954EB"/>
    <w:rsid w:val="00895710"/>
    <w:rsid w:val="00895EC0"/>
    <w:rsid w:val="00897A9A"/>
    <w:rsid w:val="008A03A2"/>
    <w:rsid w:val="008A0ACF"/>
    <w:rsid w:val="008A291E"/>
    <w:rsid w:val="008A405A"/>
    <w:rsid w:val="008A7C9B"/>
    <w:rsid w:val="008B04D6"/>
    <w:rsid w:val="008B1600"/>
    <w:rsid w:val="008B404D"/>
    <w:rsid w:val="008B477D"/>
    <w:rsid w:val="008B64F1"/>
    <w:rsid w:val="008C3056"/>
    <w:rsid w:val="008C5C70"/>
    <w:rsid w:val="008C5D73"/>
    <w:rsid w:val="008C7323"/>
    <w:rsid w:val="008C7877"/>
    <w:rsid w:val="008C7E04"/>
    <w:rsid w:val="008D00AF"/>
    <w:rsid w:val="008D2047"/>
    <w:rsid w:val="008D2537"/>
    <w:rsid w:val="008D2CCD"/>
    <w:rsid w:val="008D3632"/>
    <w:rsid w:val="008D4261"/>
    <w:rsid w:val="008D73E4"/>
    <w:rsid w:val="008E1AF0"/>
    <w:rsid w:val="008E5C33"/>
    <w:rsid w:val="008F3DB4"/>
    <w:rsid w:val="008F4B83"/>
    <w:rsid w:val="00900C20"/>
    <w:rsid w:val="00901B6F"/>
    <w:rsid w:val="00901CC0"/>
    <w:rsid w:val="009038C7"/>
    <w:rsid w:val="009042E1"/>
    <w:rsid w:val="009061EB"/>
    <w:rsid w:val="009065BB"/>
    <w:rsid w:val="00907AF6"/>
    <w:rsid w:val="00907DAD"/>
    <w:rsid w:val="00907E18"/>
    <w:rsid w:val="00915F29"/>
    <w:rsid w:val="009160DD"/>
    <w:rsid w:val="00917D7F"/>
    <w:rsid w:val="009201B0"/>
    <w:rsid w:val="00921A90"/>
    <w:rsid w:val="00921BF4"/>
    <w:rsid w:val="009245F6"/>
    <w:rsid w:val="00925460"/>
    <w:rsid w:val="009257DC"/>
    <w:rsid w:val="00930E48"/>
    <w:rsid w:val="009324AD"/>
    <w:rsid w:val="00932551"/>
    <w:rsid w:val="00932904"/>
    <w:rsid w:val="00936D12"/>
    <w:rsid w:val="00937F27"/>
    <w:rsid w:val="009411E7"/>
    <w:rsid w:val="00943395"/>
    <w:rsid w:val="009436BA"/>
    <w:rsid w:val="00946B7B"/>
    <w:rsid w:val="00947FAA"/>
    <w:rsid w:val="0095028D"/>
    <w:rsid w:val="00954F16"/>
    <w:rsid w:val="00955C10"/>
    <w:rsid w:val="00955C37"/>
    <w:rsid w:val="00960367"/>
    <w:rsid w:val="009603FD"/>
    <w:rsid w:val="00961E31"/>
    <w:rsid w:val="009622BB"/>
    <w:rsid w:val="009668F7"/>
    <w:rsid w:val="00967085"/>
    <w:rsid w:val="00974586"/>
    <w:rsid w:val="009752D5"/>
    <w:rsid w:val="00976A7E"/>
    <w:rsid w:val="00976F0B"/>
    <w:rsid w:val="009817E4"/>
    <w:rsid w:val="009829E5"/>
    <w:rsid w:val="00984611"/>
    <w:rsid w:val="009871FD"/>
    <w:rsid w:val="009872E6"/>
    <w:rsid w:val="00991B5C"/>
    <w:rsid w:val="00992284"/>
    <w:rsid w:val="00992951"/>
    <w:rsid w:val="00992E26"/>
    <w:rsid w:val="00992EAB"/>
    <w:rsid w:val="00992F34"/>
    <w:rsid w:val="009962C3"/>
    <w:rsid w:val="009A07BB"/>
    <w:rsid w:val="009A1DFA"/>
    <w:rsid w:val="009A35EC"/>
    <w:rsid w:val="009A3FAF"/>
    <w:rsid w:val="009A57B3"/>
    <w:rsid w:val="009A5EFE"/>
    <w:rsid w:val="009B0B99"/>
    <w:rsid w:val="009B1FA5"/>
    <w:rsid w:val="009B232F"/>
    <w:rsid w:val="009B3600"/>
    <w:rsid w:val="009B5872"/>
    <w:rsid w:val="009B63C3"/>
    <w:rsid w:val="009C04AC"/>
    <w:rsid w:val="009C0ACF"/>
    <w:rsid w:val="009C0E3D"/>
    <w:rsid w:val="009C2ED4"/>
    <w:rsid w:val="009C6962"/>
    <w:rsid w:val="009D1692"/>
    <w:rsid w:val="009D2241"/>
    <w:rsid w:val="009D5E5E"/>
    <w:rsid w:val="009E20E0"/>
    <w:rsid w:val="009E327A"/>
    <w:rsid w:val="009E3DF0"/>
    <w:rsid w:val="009E4316"/>
    <w:rsid w:val="009E56B7"/>
    <w:rsid w:val="009E7937"/>
    <w:rsid w:val="009E7B48"/>
    <w:rsid w:val="009F75EA"/>
    <w:rsid w:val="00A043BF"/>
    <w:rsid w:val="00A04D00"/>
    <w:rsid w:val="00A05A2F"/>
    <w:rsid w:val="00A06605"/>
    <w:rsid w:val="00A10A30"/>
    <w:rsid w:val="00A123EE"/>
    <w:rsid w:val="00A22C7A"/>
    <w:rsid w:val="00A23626"/>
    <w:rsid w:val="00A27621"/>
    <w:rsid w:val="00A32A0B"/>
    <w:rsid w:val="00A32AAC"/>
    <w:rsid w:val="00A32D7F"/>
    <w:rsid w:val="00A33F4A"/>
    <w:rsid w:val="00A36051"/>
    <w:rsid w:val="00A36522"/>
    <w:rsid w:val="00A37EB1"/>
    <w:rsid w:val="00A40B54"/>
    <w:rsid w:val="00A41117"/>
    <w:rsid w:val="00A441FC"/>
    <w:rsid w:val="00A4537E"/>
    <w:rsid w:val="00A453AB"/>
    <w:rsid w:val="00A45E7B"/>
    <w:rsid w:val="00A47A4F"/>
    <w:rsid w:val="00A47B98"/>
    <w:rsid w:val="00A600AD"/>
    <w:rsid w:val="00A61355"/>
    <w:rsid w:val="00A62E12"/>
    <w:rsid w:val="00A631B0"/>
    <w:rsid w:val="00A64720"/>
    <w:rsid w:val="00A64D71"/>
    <w:rsid w:val="00A6552F"/>
    <w:rsid w:val="00A664CE"/>
    <w:rsid w:val="00A666F9"/>
    <w:rsid w:val="00A7064F"/>
    <w:rsid w:val="00A732B6"/>
    <w:rsid w:val="00A736C4"/>
    <w:rsid w:val="00A74ABE"/>
    <w:rsid w:val="00A77A57"/>
    <w:rsid w:val="00A80176"/>
    <w:rsid w:val="00A8069D"/>
    <w:rsid w:val="00A812B9"/>
    <w:rsid w:val="00A84CF0"/>
    <w:rsid w:val="00A86AA7"/>
    <w:rsid w:val="00A903EA"/>
    <w:rsid w:val="00A90739"/>
    <w:rsid w:val="00A91416"/>
    <w:rsid w:val="00A935A9"/>
    <w:rsid w:val="00A94721"/>
    <w:rsid w:val="00AA02D6"/>
    <w:rsid w:val="00AA1AF1"/>
    <w:rsid w:val="00AA3172"/>
    <w:rsid w:val="00AA5D27"/>
    <w:rsid w:val="00AA7A1E"/>
    <w:rsid w:val="00AA7DC3"/>
    <w:rsid w:val="00AB13D0"/>
    <w:rsid w:val="00AB2291"/>
    <w:rsid w:val="00AB5B73"/>
    <w:rsid w:val="00AB6988"/>
    <w:rsid w:val="00AC133F"/>
    <w:rsid w:val="00AC2DA9"/>
    <w:rsid w:val="00AC323D"/>
    <w:rsid w:val="00AC3284"/>
    <w:rsid w:val="00AC3B26"/>
    <w:rsid w:val="00AC4DC7"/>
    <w:rsid w:val="00AC54D1"/>
    <w:rsid w:val="00AC585D"/>
    <w:rsid w:val="00AD1F6D"/>
    <w:rsid w:val="00AD2492"/>
    <w:rsid w:val="00AD372D"/>
    <w:rsid w:val="00AD4492"/>
    <w:rsid w:val="00AD6AB1"/>
    <w:rsid w:val="00AD7088"/>
    <w:rsid w:val="00AD7FFC"/>
    <w:rsid w:val="00AE0353"/>
    <w:rsid w:val="00AE041D"/>
    <w:rsid w:val="00AE0875"/>
    <w:rsid w:val="00AE120F"/>
    <w:rsid w:val="00AE1940"/>
    <w:rsid w:val="00AE1A97"/>
    <w:rsid w:val="00AE5AA8"/>
    <w:rsid w:val="00AE613D"/>
    <w:rsid w:val="00AE7A53"/>
    <w:rsid w:val="00AF1BC1"/>
    <w:rsid w:val="00AF3ED5"/>
    <w:rsid w:val="00AF5975"/>
    <w:rsid w:val="00AF6B14"/>
    <w:rsid w:val="00B01CE1"/>
    <w:rsid w:val="00B024F4"/>
    <w:rsid w:val="00B033C3"/>
    <w:rsid w:val="00B0378E"/>
    <w:rsid w:val="00B0470E"/>
    <w:rsid w:val="00B065CE"/>
    <w:rsid w:val="00B13A56"/>
    <w:rsid w:val="00B16950"/>
    <w:rsid w:val="00B1775F"/>
    <w:rsid w:val="00B177BB"/>
    <w:rsid w:val="00B214A1"/>
    <w:rsid w:val="00B22A1A"/>
    <w:rsid w:val="00B2365B"/>
    <w:rsid w:val="00B23E6E"/>
    <w:rsid w:val="00B24237"/>
    <w:rsid w:val="00B24616"/>
    <w:rsid w:val="00B25C88"/>
    <w:rsid w:val="00B272CC"/>
    <w:rsid w:val="00B27CCC"/>
    <w:rsid w:val="00B361F1"/>
    <w:rsid w:val="00B369F7"/>
    <w:rsid w:val="00B370F2"/>
    <w:rsid w:val="00B37270"/>
    <w:rsid w:val="00B4266C"/>
    <w:rsid w:val="00B428A3"/>
    <w:rsid w:val="00B43660"/>
    <w:rsid w:val="00B44AB5"/>
    <w:rsid w:val="00B45160"/>
    <w:rsid w:val="00B509FF"/>
    <w:rsid w:val="00B51588"/>
    <w:rsid w:val="00B53867"/>
    <w:rsid w:val="00B60403"/>
    <w:rsid w:val="00B60BB6"/>
    <w:rsid w:val="00B6107B"/>
    <w:rsid w:val="00B62A62"/>
    <w:rsid w:val="00B65EEC"/>
    <w:rsid w:val="00B66FBF"/>
    <w:rsid w:val="00B720A8"/>
    <w:rsid w:val="00B75D17"/>
    <w:rsid w:val="00B8720A"/>
    <w:rsid w:val="00B87990"/>
    <w:rsid w:val="00B87C5E"/>
    <w:rsid w:val="00B90246"/>
    <w:rsid w:val="00B90276"/>
    <w:rsid w:val="00B9408D"/>
    <w:rsid w:val="00B9524E"/>
    <w:rsid w:val="00B9563E"/>
    <w:rsid w:val="00B9564B"/>
    <w:rsid w:val="00BA0C47"/>
    <w:rsid w:val="00BA0FFF"/>
    <w:rsid w:val="00BA32DF"/>
    <w:rsid w:val="00BA4B96"/>
    <w:rsid w:val="00BA7C83"/>
    <w:rsid w:val="00BB2378"/>
    <w:rsid w:val="00BB4C2E"/>
    <w:rsid w:val="00BB521D"/>
    <w:rsid w:val="00BC3049"/>
    <w:rsid w:val="00BC324D"/>
    <w:rsid w:val="00BC3D20"/>
    <w:rsid w:val="00BC5B77"/>
    <w:rsid w:val="00BD02D8"/>
    <w:rsid w:val="00BD0E57"/>
    <w:rsid w:val="00BD1B0D"/>
    <w:rsid w:val="00BD205C"/>
    <w:rsid w:val="00BD4F76"/>
    <w:rsid w:val="00BE1B98"/>
    <w:rsid w:val="00BE394E"/>
    <w:rsid w:val="00BE5107"/>
    <w:rsid w:val="00BE77D0"/>
    <w:rsid w:val="00BF00B5"/>
    <w:rsid w:val="00BF03A9"/>
    <w:rsid w:val="00BF064D"/>
    <w:rsid w:val="00BF069F"/>
    <w:rsid w:val="00BF33FA"/>
    <w:rsid w:val="00BF3EF1"/>
    <w:rsid w:val="00BF6773"/>
    <w:rsid w:val="00BF6F65"/>
    <w:rsid w:val="00C00169"/>
    <w:rsid w:val="00C020B5"/>
    <w:rsid w:val="00C039A9"/>
    <w:rsid w:val="00C05CCC"/>
    <w:rsid w:val="00C05D1D"/>
    <w:rsid w:val="00C10FE8"/>
    <w:rsid w:val="00C11D1C"/>
    <w:rsid w:val="00C122C3"/>
    <w:rsid w:val="00C1251A"/>
    <w:rsid w:val="00C249AB"/>
    <w:rsid w:val="00C258B7"/>
    <w:rsid w:val="00C26649"/>
    <w:rsid w:val="00C274D4"/>
    <w:rsid w:val="00C30390"/>
    <w:rsid w:val="00C310E5"/>
    <w:rsid w:val="00C312A2"/>
    <w:rsid w:val="00C3596B"/>
    <w:rsid w:val="00C35A57"/>
    <w:rsid w:val="00C37627"/>
    <w:rsid w:val="00C41A5D"/>
    <w:rsid w:val="00C44C6F"/>
    <w:rsid w:val="00C44E82"/>
    <w:rsid w:val="00C452E0"/>
    <w:rsid w:val="00C46528"/>
    <w:rsid w:val="00C5241D"/>
    <w:rsid w:val="00C533F3"/>
    <w:rsid w:val="00C54CBB"/>
    <w:rsid w:val="00C55EA6"/>
    <w:rsid w:val="00C55F3D"/>
    <w:rsid w:val="00C5737C"/>
    <w:rsid w:val="00C6072B"/>
    <w:rsid w:val="00C61B9F"/>
    <w:rsid w:val="00C62144"/>
    <w:rsid w:val="00C630B3"/>
    <w:rsid w:val="00C63411"/>
    <w:rsid w:val="00C63668"/>
    <w:rsid w:val="00C63EBD"/>
    <w:rsid w:val="00C65FA7"/>
    <w:rsid w:val="00C6701E"/>
    <w:rsid w:val="00C67E4D"/>
    <w:rsid w:val="00C72646"/>
    <w:rsid w:val="00C7448C"/>
    <w:rsid w:val="00C74A9F"/>
    <w:rsid w:val="00C75A9A"/>
    <w:rsid w:val="00C770A8"/>
    <w:rsid w:val="00C778D0"/>
    <w:rsid w:val="00C77D86"/>
    <w:rsid w:val="00C77F18"/>
    <w:rsid w:val="00C80285"/>
    <w:rsid w:val="00C80B2C"/>
    <w:rsid w:val="00C81805"/>
    <w:rsid w:val="00C81BC8"/>
    <w:rsid w:val="00C829F6"/>
    <w:rsid w:val="00C86271"/>
    <w:rsid w:val="00C87425"/>
    <w:rsid w:val="00C90496"/>
    <w:rsid w:val="00C91280"/>
    <w:rsid w:val="00C9279A"/>
    <w:rsid w:val="00C94AE6"/>
    <w:rsid w:val="00C966C9"/>
    <w:rsid w:val="00C9780A"/>
    <w:rsid w:val="00CA0743"/>
    <w:rsid w:val="00CA12AC"/>
    <w:rsid w:val="00CA426F"/>
    <w:rsid w:val="00CA4E85"/>
    <w:rsid w:val="00CA6843"/>
    <w:rsid w:val="00CB01E4"/>
    <w:rsid w:val="00CB1A1F"/>
    <w:rsid w:val="00CB49DA"/>
    <w:rsid w:val="00CB4F0B"/>
    <w:rsid w:val="00CB66F7"/>
    <w:rsid w:val="00CC1A08"/>
    <w:rsid w:val="00CC2561"/>
    <w:rsid w:val="00CC49D2"/>
    <w:rsid w:val="00CC4CA2"/>
    <w:rsid w:val="00CC58B5"/>
    <w:rsid w:val="00CC671F"/>
    <w:rsid w:val="00CD1699"/>
    <w:rsid w:val="00CD1BCC"/>
    <w:rsid w:val="00CD2348"/>
    <w:rsid w:val="00CD2914"/>
    <w:rsid w:val="00CD343C"/>
    <w:rsid w:val="00CD6651"/>
    <w:rsid w:val="00CD6B44"/>
    <w:rsid w:val="00CE088F"/>
    <w:rsid w:val="00CE0CE6"/>
    <w:rsid w:val="00CE1534"/>
    <w:rsid w:val="00CE22BA"/>
    <w:rsid w:val="00CE37F6"/>
    <w:rsid w:val="00CE4132"/>
    <w:rsid w:val="00CE4BC5"/>
    <w:rsid w:val="00CE54DC"/>
    <w:rsid w:val="00CE60EA"/>
    <w:rsid w:val="00CE6312"/>
    <w:rsid w:val="00CF1182"/>
    <w:rsid w:val="00CF1DC1"/>
    <w:rsid w:val="00CF2ABE"/>
    <w:rsid w:val="00CF358E"/>
    <w:rsid w:val="00CF4047"/>
    <w:rsid w:val="00CF431C"/>
    <w:rsid w:val="00CF64E6"/>
    <w:rsid w:val="00D00E4A"/>
    <w:rsid w:val="00D0103F"/>
    <w:rsid w:val="00D010DF"/>
    <w:rsid w:val="00D01517"/>
    <w:rsid w:val="00D01FC3"/>
    <w:rsid w:val="00D0479A"/>
    <w:rsid w:val="00D04A46"/>
    <w:rsid w:val="00D063FB"/>
    <w:rsid w:val="00D07D60"/>
    <w:rsid w:val="00D10CC4"/>
    <w:rsid w:val="00D117A5"/>
    <w:rsid w:val="00D14357"/>
    <w:rsid w:val="00D16F9B"/>
    <w:rsid w:val="00D21337"/>
    <w:rsid w:val="00D21437"/>
    <w:rsid w:val="00D247B3"/>
    <w:rsid w:val="00D26BB6"/>
    <w:rsid w:val="00D30607"/>
    <w:rsid w:val="00D31C5A"/>
    <w:rsid w:val="00D332A0"/>
    <w:rsid w:val="00D3683C"/>
    <w:rsid w:val="00D37456"/>
    <w:rsid w:val="00D40223"/>
    <w:rsid w:val="00D40996"/>
    <w:rsid w:val="00D42D7B"/>
    <w:rsid w:val="00D42FFD"/>
    <w:rsid w:val="00D43B31"/>
    <w:rsid w:val="00D44B8E"/>
    <w:rsid w:val="00D460FE"/>
    <w:rsid w:val="00D4631B"/>
    <w:rsid w:val="00D46918"/>
    <w:rsid w:val="00D4719D"/>
    <w:rsid w:val="00D51F98"/>
    <w:rsid w:val="00D52B41"/>
    <w:rsid w:val="00D54B62"/>
    <w:rsid w:val="00D55442"/>
    <w:rsid w:val="00D57882"/>
    <w:rsid w:val="00D63497"/>
    <w:rsid w:val="00D67471"/>
    <w:rsid w:val="00D71C96"/>
    <w:rsid w:val="00D72E2A"/>
    <w:rsid w:val="00D73262"/>
    <w:rsid w:val="00D74418"/>
    <w:rsid w:val="00D74B1F"/>
    <w:rsid w:val="00D76268"/>
    <w:rsid w:val="00D77302"/>
    <w:rsid w:val="00D7777F"/>
    <w:rsid w:val="00D77AE8"/>
    <w:rsid w:val="00D802E1"/>
    <w:rsid w:val="00D8070E"/>
    <w:rsid w:val="00D808DB"/>
    <w:rsid w:val="00D83E96"/>
    <w:rsid w:val="00D86DE5"/>
    <w:rsid w:val="00D90D80"/>
    <w:rsid w:val="00D913A8"/>
    <w:rsid w:val="00D92C33"/>
    <w:rsid w:val="00D92E22"/>
    <w:rsid w:val="00D9317B"/>
    <w:rsid w:val="00D93C6B"/>
    <w:rsid w:val="00D93DE1"/>
    <w:rsid w:val="00D94D88"/>
    <w:rsid w:val="00D95EBB"/>
    <w:rsid w:val="00DA00C9"/>
    <w:rsid w:val="00DA019D"/>
    <w:rsid w:val="00DA3860"/>
    <w:rsid w:val="00DA3B96"/>
    <w:rsid w:val="00DA63FC"/>
    <w:rsid w:val="00DA65CA"/>
    <w:rsid w:val="00DA6895"/>
    <w:rsid w:val="00DA6D1F"/>
    <w:rsid w:val="00DB06DA"/>
    <w:rsid w:val="00DB1814"/>
    <w:rsid w:val="00DB2781"/>
    <w:rsid w:val="00DB3CA6"/>
    <w:rsid w:val="00DC0F5F"/>
    <w:rsid w:val="00DC19F6"/>
    <w:rsid w:val="00DC2773"/>
    <w:rsid w:val="00DC278B"/>
    <w:rsid w:val="00DC3B9F"/>
    <w:rsid w:val="00DC4F33"/>
    <w:rsid w:val="00DC5AE9"/>
    <w:rsid w:val="00DC7E80"/>
    <w:rsid w:val="00DD31F3"/>
    <w:rsid w:val="00DD3700"/>
    <w:rsid w:val="00DD40AA"/>
    <w:rsid w:val="00DD4A95"/>
    <w:rsid w:val="00DD4F73"/>
    <w:rsid w:val="00DD5B0E"/>
    <w:rsid w:val="00DD7C95"/>
    <w:rsid w:val="00DD7F2C"/>
    <w:rsid w:val="00DE15D3"/>
    <w:rsid w:val="00DE24B4"/>
    <w:rsid w:val="00DE4D71"/>
    <w:rsid w:val="00DE5757"/>
    <w:rsid w:val="00DE72B7"/>
    <w:rsid w:val="00DE7680"/>
    <w:rsid w:val="00DF231D"/>
    <w:rsid w:val="00DF377D"/>
    <w:rsid w:val="00DF63E5"/>
    <w:rsid w:val="00E07589"/>
    <w:rsid w:val="00E07759"/>
    <w:rsid w:val="00E11539"/>
    <w:rsid w:val="00E15CB4"/>
    <w:rsid w:val="00E169BB"/>
    <w:rsid w:val="00E17568"/>
    <w:rsid w:val="00E20A80"/>
    <w:rsid w:val="00E23101"/>
    <w:rsid w:val="00E24E99"/>
    <w:rsid w:val="00E3186E"/>
    <w:rsid w:val="00E324A6"/>
    <w:rsid w:val="00E3341A"/>
    <w:rsid w:val="00E34CE3"/>
    <w:rsid w:val="00E3776A"/>
    <w:rsid w:val="00E40399"/>
    <w:rsid w:val="00E41CB7"/>
    <w:rsid w:val="00E424B8"/>
    <w:rsid w:val="00E435D2"/>
    <w:rsid w:val="00E45166"/>
    <w:rsid w:val="00E45B3F"/>
    <w:rsid w:val="00E475BF"/>
    <w:rsid w:val="00E50165"/>
    <w:rsid w:val="00E53891"/>
    <w:rsid w:val="00E5512A"/>
    <w:rsid w:val="00E55299"/>
    <w:rsid w:val="00E558F5"/>
    <w:rsid w:val="00E573C6"/>
    <w:rsid w:val="00E57B27"/>
    <w:rsid w:val="00E62441"/>
    <w:rsid w:val="00E6357C"/>
    <w:rsid w:val="00E63D6E"/>
    <w:rsid w:val="00E63F33"/>
    <w:rsid w:val="00E67F0D"/>
    <w:rsid w:val="00E7134B"/>
    <w:rsid w:val="00E71A55"/>
    <w:rsid w:val="00E71B09"/>
    <w:rsid w:val="00E7324A"/>
    <w:rsid w:val="00E75AC8"/>
    <w:rsid w:val="00E76859"/>
    <w:rsid w:val="00E81172"/>
    <w:rsid w:val="00E81D25"/>
    <w:rsid w:val="00E87235"/>
    <w:rsid w:val="00E8785A"/>
    <w:rsid w:val="00E87D21"/>
    <w:rsid w:val="00E906C7"/>
    <w:rsid w:val="00E91E3B"/>
    <w:rsid w:val="00E97994"/>
    <w:rsid w:val="00EA23E6"/>
    <w:rsid w:val="00EA36AB"/>
    <w:rsid w:val="00EA44FD"/>
    <w:rsid w:val="00EA6582"/>
    <w:rsid w:val="00EA7326"/>
    <w:rsid w:val="00EB219E"/>
    <w:rsid w:val="00EB3E36"/>
    <w:rsid w:val="00EB5A1B"/>
    <w:rsid w:val="00EB69D7"/>
    <w:rsid w:val="00EC1F6F"/>
    <w:rsid w:val="00EC2956"/>
    <w:rsid w:val="00EC2A9E"/>
    <w:rsid w:val="00EC2E8F"/>
    <w:rsid w:val="00EC38A3"/>
    <w:rsid w:val="00EC3EE2"/>
    <w:rsid w:val="00EC5B18"/>
    <w:rsid w:val="00EC6348"/>
    <w:rsid w:val="00EC7635"/>
    <w:rsid w:val="00ED0781"/>
    <w:rsid w:val="00ED16DF"/>
    <w:rsid w:val="00ED1E36"/>
    <w:rsid w:val="00ED3986"/>
    <w:rsid w:val="00ED4376"/>
    <w:rsid w:val="00EE56A3"/>
    <w:rsid w:val="00EE6038"/>
    <w:rsid w:val="00EE7D06"/>
    <w:rsid w:val="00EF3A66"/>
    <w:rsid w:val="00EF43EE"/>
    <w:rsid w:val="00EF543A"/>
    <w:rsid w:val="00EF59AF"/>
    <w:rsid w:val="00EF6735"/>
    <w:rsid w:val="00EF6F9A"/>
    <w:rsid w:val="00F0333C"/>
    <w:rsid w:val="00F037BD"/>
    <w:rsid w:val="00F04343"/>
    <w:rsid w:val="00F10985"/>
    <w:rsid w:val="00F114C5"/>
    <w:rsid w:val="00F134DF"/>
    <w:rsid w:val="00F14739"/>
    <w:rsid w:val="00F15E59"/>
    <w:rsid w:val="00F21A3D"/>
    <w:rsid w:val="00F21CE2"/>
    <w:rsid w:val="00F23FF6"/>
    <w:rsid w:val="00F25869"/>
    <w:rsid w:val="00F27B12"/>
    <w:rsid w:val="00F327FE"/>
    <w:rsid w:val="00F32954"/>
    <w:rsid w:val="00F37090"/>
    <w:rsid w:val="00F37F1E"/>
    <w:rsid w:val="00F40E05"/>
    <w:rsid w:val="00F43A59"/>
    <w:rsid w:val="00F448D5"/>
    <w:rsid w:val="00F4633A"/>
    <w:rsid w:val="00F46B59"/>
    <w:rsid w:val="00F46F27"/>
    <w:rsid w:val="00F47140"/>
    <w:rsid w:val="00F51654"/>
    <w:rsid w:val="00F5311F"/>
    <w:rsid w:val="00F538BD"/>
    <w:rsid w:val="00F571AC"/>
    <w:rsid w:val="00F577E0"/>
    <w:rsid w:val="00F609AA"/>
    <w:rsid w:val="00F616A7"/>
    <w:rsid w:val="00F647DF"/>
    <w:rsid w:val="00F64C84"/>
    <w:rsid w:val="00F64FA2"/>
    <w:rsid w:val="00F65086"/>
    <w:rsid w:val="00F65642"/>
    <w:rsid w:val="00F67786"/>
    <w:rsid w:val="00F67AF4"/>
    <w:rsid w:val="00F700A0"/>
    <w:rsid w:val="00F72181"/>
    <w:rsid w:val="00F72789"/>
    <w:rsid w:val="00F73A63"/>
    <w:rsid w:val="00F73D09"/>
    <w:rsid w:val="00F75551"/>
    <w:rsid w:val="00F81DCC"/>
    <w:rsid w:val="00F8327F"/>
    <w:rsid w:val="00F838EF"/>
    <w:rsid w:val="00F83DB3"/>
    <w:rsid w:val="00F862BC"/>
    <w:rsid w:val="00F86C03"/>
    <w:rsid w:val="00F909A0"/>
    <w:rsid w:val="00F91516"/>
    <w:rsid w:val="00F91799"/>
    <w:rsid w:val="00F91A6D"/>
    <w:rsid w:val="00F94DE4"/>
    <w:rsid w:val="00F96530"/>
    <w:rsid w:val="00F96CDB"/>
    <w:rsid w:val="00F9776D"/>
    <w:rsid w:val="00FA09FA"/>
    <w:rsid w:val="00FA0E5C"/>
    <w:rsid w:val="00FA1373"/>
    <w:rsid w:val="00FA3C0A"/>
    <w:rsid w:val="00FA3C1F"/>
    <w:rsid w:val="00FA4E07"/>
    <w:rsid w:val="00FB3040"/>
    <w:rsid w:val="00FB46F0"/>
    <w:rsid w:val="00FC33F7"/>
    <w:rsid w:val="00FC3F28"/>
    <w:rsid w:val="00FC76FC"/>
    <w:rsid w:val="00FC7DC4"/>
    <w:rsid w:val="00FD0030"/>
    <w:rsid w:val="00FD0064"/>
    <w:rsid w:val="00FD07BD"/>
    <w:rsid w:val="00FD1013"/>
    <w:rsid w:val="00FD2A8E"/>
    <w:rsid w:val="00FD48B2"/>
    <w:rsid w:val="00FD7E00"/>
    <w:rsid w:val="00FE107E"/>
    <w:rsid w:val="00FE2553"/>
    <w:rsid w:val="00FE3989"/>
    <w:rsid w:val="00FE4CF7"/>
    <w:rsid w:val="00FE4F76"/>
    <w:rsid w:val="00FE6AB8"/>
    <w:rsid w:val="00FE75BB"/>
    <w:rsid w:val="00FF450B"/>
    <w:rsid w:val="00FF6D22"/>
    <w:rsid w:val="00FF6D98"/>
    <w:rsid w:val="00FF7A1D"/>
    <w:rsid w:val="00FF7A22"/>
    <w:rsid w:val="00FF7F28"/>
    <w:rsid w:val="1644BF6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10FAA88B"/>
  <w15:chartTrackingRefBased/>
  <w15:docId w15:val="{1CD4425E-FFBD-4424-A7B1-5752FA0EA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E7BD7"/>
    <w:pPr>
      <w:suppressAutoHyphens/>
      <w:jc w:val="both"/>
    </w:pPr>
    <w:rPr>
      <w:sz w:val="24"/>
      <w:lang w:eastAsia="ar-SA"/>
    </w:rPr>
  </w:style>
  <w:style w:type="paragraph" w:styleId="Ttulo1">
    <w:name w:val="heading 1"/>
    <w:basedOn w:val="Normal"/>
    <w:next w:val="Normal"/>
    <w:link w:val="Ttulo1Char"/>
    <w:uiPriority w:val="9"/>
    <w:qFormat/>
    <w:rsid w:val="00417F6E"/>
    <w:pPr>
      <w:keepNext/>
      <w:numPr>
        <w:numId w:val="1"/>
      </w:numPr>
      <w:spacing w:after="960"/>
      <w:jc w:val="left"/>
      <w:outlineLvl w:val="0"/>
    </w:pPr>
    <w:rPr>
      <w:b/>
      <w:caps/>
      <w:kern w:val="1"/>
      <w:szCs w:val="24"/>
    </w:rPr>
  </w:style>
  <w:style w:type="paragraph" w:styleId="Ttulo2">
    <w:name w:val="heading 2"/>
    <w:basedOn w:val="Normal"/>
    <w:next w:val="Normal"/>
    <w:qFormat/>
    <w:rsid w:val="00417F6E"/>
    <w:pPr>
      <w:keepNext/>
      <w:numPr>
        <w:ilvl w:val="1"/>
        <w:numId w:val="1"/>
      </w:numPr>
      <w:spacing w:before="960" w:after="960" w:line="360" w:lineRule="auto"/>
      <w:outlineLvl w:val="1"/>
    </w:pPr>
    <w:rPr>
      <w:caps/>
      <w:szCs w:val="24"/>
    </w:rPr>
  </w:style>
  <w:style w:type="paragraph" w:styleId="Ttulo3">
    <w:name w:val="heading 3"/>
    <w:basedOn w:val="Normal"/>
    <w:next w:val="Normal"/>
    <w:qFormat/>
    <w:pPr>
      <w:keepNext/>
      <w:numPr>
        <w:ilvl w:val="2"/>
        <w:numId w:val="1"/>
      </w:numPr>
      <w:spacing w:before="960" w:after="960" w:line="360" w:lineRule="auto"/>
      <w:outlineLvl w:val="2"/>
    </w:pPr>
    <w:rPr>
      <w:b/>
      <w:szCs w:val="24"/>
    </w:rPr>
  </w:style>
  <w:style w:type="paragraph" w:styleId="Ttulo4">
    <w:name w:val="heading 4"/>
    <w:basedOn w:val="Normal"/>
    <w:next w:val="Normal"/>
    <w:qFormat/>
    <w:pPr>
      <w:keepNext/>
      <w:numPr>
        <w:ilvl w:val="3"/>
        <w:numId w:val="1"/>
      </w:numPr>
      <w:spacing w:before="960" w:after="960" w:line="360" w:lineRule="auto"/>
      <w:outlineLvl w:val="3"/>
    </w:pPr>
    <w:rPr>
      <w:szCs w:val="24"/>
    </w:rPr>
  </w:style>
  <w:style w:type="paragraph" w:styleId="Ttulo5">
    <w:name w:val="heading 5"/>
    <w:basedOn w:val="Normal"/>
    <w:next w:val="Normal"/>
    <w:qFormat/>
    <w:pPr>
      <w:numPr>
        <w:ilvl w:val="4"/>
        <w:numId w:val="1"/>
      </w:numPr>
      <w:spacing w:before="960" w:after="960" w:line="360" w:lineRule="auto"/>
      <w:outlineLvl w:val="4"/>
    </w:pPr>
    <w:rPr>
      <w:i/>
    </w:rPr>
  </w:style>
  <w:style w:type="paragraph" w:styleId="Ttulo6">
    <w:name w:val="heading 6"/>
    <w:basedOn w:val="Normal"/>
    <w:next w:val="Normal"/>
    <w:qFormat/>
    <w:pPr>
      <w:numPr>
        <w:ilvl w:val="5"/>
        <w:numId w:val="1"/>
      </w:numPr>
      <w:spacing w:before="720" w:after="720"/>
      <w:outlineLvl w:val="5"/>
    </w:pPr>
    <w:rPr>
      <w:bCs/>
      <w:i/>
      <w:szCs w:val="24"/>
    </w:rPr>
  </w:style>
  <w:style w:type="paragraph" w:styleId="Ttulo7">
    <w:name w:val="heading 7"/>
    <w:basedOn w:val="Normal"/>
    <w:next w:val="Normal"/>
    <w:qFormat/>
    <w:pPr>
      <w:numPr>
        <w:ilvl w:val="6"/>
        <w:numId w:val="1"/>
      </w:numPr>
      <w:spacing w:before="720" w:after="720"/>
      <w:outlineLvl w:val="6"/>
    </w:pPr>
    <w:rPr>
      <w:i/>
      <w:szCs w:val="24"/>
    </w:rPr>
  </w:style>
  <w:style w:type="paragraph" w:styleId="Ttulo8">
    <w:name w:val="heading 8"/>
    <w:basedOn w:val="Normal"/>
    <w:next w:val="Normal"/>
    <w:qFormat/>
    <w:pPr>
      <w:numPr>
        <w:ilvl w:val="7"/>
        <w:numId w:val="1"/>
      </w:numPr>
      <w:spacing w:before="720" w:after="720"/>
      <w:outlineLvl w:val="7"/>
    </w:pPr>
    <w:rPr>
      <w:i/>
      <w:iCs/>
      <w:szCs w:val="24"/>
    </w:rPr>
  </w:style>
  <w:style w:type="paragraph" w:styleId="Ttulo9">
    <w:name w:val="heading 9"/>
    <w:basedOn w:val="Normal"/>
    <w:next w:val="Normal"/>
    <w:qFormat/>
    <w:pPr>
      <w:numPr>
        <w:ilvl w:val="8"/>
        <w:numId w:val="1"/>
      </w:numPr>
      <w:spacing w:before="720" w:after="720"/>
      <w:outlineLvl w:val="8"/>
    </w:pPr>
    <w:rPr>
      <w:rFonts w:cs="Arial"/>
      <w:i/>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6z1">
    <w:name w:val="WW8Num16z1"/>
    <w:rPr>
      <w:rFonts w:ascii="Times New Roman" w:hAnsi="Times New Roman" w:cs="Times New Roman"/>
      <w:color w:val="auto"/>
    </w:rPr>
  </w:style>
  <w:style w:type="character" w:customStyle="1" w:styleId="WW8Num17z1">
    <w:name w:val="WW8Num17z1"/>
    <w:rPr>
      <w:rFonts w:ascii="Times New Roman" w:hAnsi="Times New Roman" w:cs="Times New Roman"/>
      <w:color w:val="auto"/>
    </w:rPr>
  </w:style>
  <w:style w:type="character" w:customStyle="1" w:styleId="Fontepargpadro1">
    <w:name w:val="Fonte parág. padrão1"/>
  </w:style>
  <w:style w:type="character" w:styleId="Hyperlink">
    <w:name w:val="Hyperlink"/>
    <w:uiPriority w:val="99"/>
    <w:rPr>
      <w:color w:val="0000FF"/>
      <w:u w:val="single"/>
    </w:rPr>
  </w:style>
  <w:style w:type="character" w:customStyle="1" w:styleId="Caracteresdenotaderodap">
    <w:name w:val="Caracteres de nota de rodapé"/>
    <w:rPr>
      <w:vertAlign w:val="superscript"/>
    </w:rPr>
  </w:style>
  <w:style w:type="character" w:customStyle="1" w:styleId="QuebradePginaChar">
    <w:name w:val="Quebra de Página Char"/>
    <w:rPr>
      <w:sz w:val="8"/>
      <w:lang w:val="pt-BR" w:eastAsia="ar-SA" w:bidi="ar-SA"/>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after="120"/>
    </w:pPr>
    <w:rPr>
      <w:rFonts w:ascii="Arial" w:eastAsia="MS Mincho" w:hAnsi="Arial" w:cs="Tahoma"/>
      <w:sz w:val="28"/>
      <w:szCs w:val="28"/>
    </w:rPr>
  </w:style>
  <w:style w:type="paragraph" w:styleId="Corpodetexto">
    <w:name w:val="Body Text"/>
    <w:basedOn w:val="Normal"/>
    <w:semiHidden/>
    <w:pPr>
      <w:spacing w:after="120"/>
    </w:pPr>
  </w:style>
  <w:style w:type="paragraph" w:styleId="Lista">
    <w:name w:val="List"/>
    <w:basedOn w:val="Corpodetexto"/>
    <w:semiHidden/>
    <w:rPr>
      <w:rFonts w:cs="Tahoma"/>
    </w:rPr>
  </w:style>
  <w:style w:type="paragraph" w:customStyle="1" w:styleId="Legenda1">
    <w:name w:val="Legenda1"/>
    <w:basedOn w:val="Normal"/>
    <w:next w:val="Normal"/>
    <w:pPr>
      <w:spacing w:line="360" w:lineRule="auto"/>
    </w:pPr>
    <w:rPr>
      <w:sz w:val="20"/>
      <w:szCs w:val="24"/>
    </w:rPr>
  </w:style>
  <w:style w:type="paragraph" w:customStyle="1" w:styleId="ndice">
    <w:name w:val="Índice"/>
    <w:basedOn w:val="Normal"/>
    <w:pPr>
      <w:suppressLineNumbers/>
    </w:pPr>
    <w:rPr>
      <w:rFonts w:cs="Tahoma"/>
    </w:rPr>
  </w:style>
  <w:style w:type="paragraph" w:customStyle="1" w:styleId="Citaolonga">
    <w:name w:val="Citação longa"/>
    <w:basedOn w:val="Normal"/>
    <w:next w:val="Normal"/>
    <w:rsid w:val="00417F6E"/>
    <w:pPr>
      <w:spacing w:after="480"/>
      <w:ind w:left="2268"/>
    </w:pPr>
    <w:rPr>
      <w:sz w:val="20"/>
    </w:rPr>
  </w:style>
  <w:style w:type="paragraph" w:customStyle="1" w:styleId="Referncias">
    <w:name w:val="Referências"/>
    <w:basedOn w:val="Citaolonga"/>
    <w:pPr>
      <w:spacing w:after="240"/>
      <w:ind w:left="0"/>
      <w:jc w:val="left"/>
    </w:pPr>
    <w:rPr>
      <w:sz w:val="24"/>
    </w:rPr>
  </w:style>
  <w:style w:type="paragraph" w:customStyle="1" w:styleId="Tabelaesquerda">
    <w:name w:val="Tabela à esquerda"/>
    <w:basedOn w:val="Normal"/>
    <w:pPr>
      <w:spacing w:before="20" w:after="20"/>
      <w:jc w:val="left"/>
    </w:pPr>
    <w:rPr>
      <w:sz w:val="20"/>
    </w:rPr>
  </w:style>
  <w:style w:type="paragraph" w:customStyle="1" w:styleId="Tabeladireita">
    <w:name w:val="Tabela à direita"/>
    <w:basedOn w:val="Tabelaesquerda"/>
    <w:pPr>
      <w:jc w:val="right"/>
    </w:pPr>
  </w:style>
  <w:style w:type="paragraph" w:customStyle="1" w:styleId="Tabelacentralizado">
    <w:name w:val="Tabela centralizado"/>
    <w:basedOn w:val="Tabeladireita"/>
    <w:pPr>
      <w:jc w:val="center"/>
    </w:pPr>
  </w:style>
  <w:style w:type="paragraph" w:customStyle="1" w:styleId="Tabelajustificado">
    <w:name w:val="Tabela justificado"/>
    <w:basedOn w:val="Tabelacentralizado"/>
    <w:pPr>
      <w:jc w:val="both"/>
    </w:pPr>
  </w:style>
  <w:style w:type="paragraph" w:styleId="Textodenotaderodap">
    <w:name w:val="footnote text"/>
    <w:basedOn w:val="Normal"/>
    <w:semiHidden/>
    <w:pPr>
      <w:spacing w:before="60" w:after="60"/>
      <w:ind w:left="284" w:hanging="284"/>
    </w:pPr>
    <w:rPr>
      <w:sz w:val="20"/>
    </w:rPr>
  </w:style>
  <w:style w:type="paragraph" w:styleId="Sumrio1">
    <w:name w:val="toc 1"/>
    <w:basedOn w:val="Normal"/>
    <w:next w:val="Normal"/>
    <w:uiPriority w:val="39"/>
    <w:pPr>
      <w:spacing w:before="120" w:after="40"/>
      <w:jc w:val="left"/>
    </w:pPr>
    <w:rPr>
      <w:b/>
      <w:bCs/>
      <w:caps/>
      <w:sz w:val="22"/>
      <w:szCs w:val="22"/>
    </w:rPr>
  </w:style>
  <w:style w:type="paragraph" w:styleId="Sumrio2">
    <w:name w:val="toc 2"/>
    <w:basedOn w:val="Normal"/>
    <w:next w:val="Normal"/>
    <w:uiPriority w:val="39"/>
    <w:pPr>
      <w:tabs>
        <w:tab w:val="left" w:pos="515"/>
        <w:tab w:val="right" w:leader="dot" w:pos="9062"/>
      </w:tabs>
      <w:jc w:val="left"/>
    </w:pPr>
    <w:rPr>
      <w:bCs/>
      <w:caps/>
      <w:sz w:val="22"/>
      <w:szCs w:val="22"/>
    </w:rPr>
  </w:style>
  <w:style w:type="paragraph" w:styleId="Sumrio3">
    <w:name w:val="toc 3"/>
    <w:basedOn w:val="Normal"/>
    <w:next w:val="Normal"/>
    <w:uiPriority w:val="39"/>
    <w:rsid w:val="00AC133F"/>
    <w:pPr>
      <w:tabs>
        <w:tab w:val="left" w:pos="680"/>
        <w:tab w:val="right" w:leader="dot" w:pos="9062"/>
      </w:tabs>
      <w:jc w:val="left"/>
    </w:pPr>
    <w:rPr>
      <w:b/>
      <w:sz w:val="22"/>
      <w:szCs w:val="22"/>
    </w:rPr>
  </w:style>
  <w:style w:type="paragraph" w:styleId="Sumrio4">
    <w:name w:val="toc 4"/>
    <w:basedOn w:val="Normal"/>
    <w:next w:val="Normal"/>
    <w:uiPriority w:val="39"/>
    <w:pPr>
      <w:jc w:val="left"/>
    </w:pPr>
    <w:rPr>
      <w:sz w:val="22"/>
      <w:szCs w:val="22"/>
    </w:rPr>
  </w:style>
  <w:style w:type="paragraph" w:styleId="Sumrio5">
    <w:name w:val="toc 5"/>
    <w:basedOn w:val="Normal"/>
    <w:next w:val="Normal"/>
    <w:uiPriority w:val="39"/>
    <w:pPr>
      <w:tabs>
        <w:tab w:val="left" w:pos="1010"/>
        <w:tab w:val="right" w:leader="dot" w:pos="9062"/>
      </w:tabs>
      <w:jc w:val="left"/>
    </w:pPr>
    <w:rPr>
      <w:i/>
      <w:sz w:val="22"/>
      <w:szCs w:val="22"/>
    </w:rPr>
  </w:style>
  <w:style w:type="paragraph" w:styleId="Sumrio6">
    <w:name w:val="toc 6"/>
    <w:basedOn w:val="Normal"/>
    <w:next w:val="Normal"/>
    <w:semiHidden/>
    <w:pPr>
      <w:jc w:val="left"/>
    </w:pPr>
    <w:rPr>
      <w:sz w:val="22"/>
      <w:szCs w:val="22"/>
    </w:rPr>
  </w:style>
  <w:style w:type="paragraph" w:styleId="Sumrio7">
    <w:name w:val="toc 7"/>
    <w:basedOn w:val="Normal"/>
    <w:next w:val="Normal"/>
    <w:semiHidden/>
    <w:pPr>
      <w:jc w:val="left"/>
    </w:pPr>
    <w:rPr>
      <w:sz w:val="22"/>
      <w:szCs w:val="22"/>
    </w:rPr>
  </w:style>
  <w:style w:type="paragraph" w:styleId="Sumrio8">
    <w:name w:val="toc 8"/>
    <w:basedOn w:val="Normal"/>
    <w:next w:val="Normal"/>
    <w:semiHidden/>
    <w:pPr>
      <w:jc w:val="left"/>
    </w:pPr>
    <w:rPr>
      <w:sz w:val="22"/>
      <w:szCs w:val="22"/>
    </w:rPr>
  </w:style>
  <w:style w:type="paragraph" w:styleId="Sumrio9">
    <w:name w:val="toc 9"/>
    <w:basedOn w:val="Normal"/>
    <w:next w:val="Normal"/>
    <w:semiHidden/>
    <w:pPr>
      <w:jc w:val="left"/>
    </w:pPr>
    <w:rPr>
      <w:sz w:val="22"/>
      <w:szCs w:val="22"/>
    </w:rPr>
  </w:style>
  <w:style w:type="paragraph" w:customStyle="1" w:styleId="Alnea">
    <w:name w:val="Alínea"/>
    <w:basedOn w:val="Normal"/>
    <w:pPr>
      <w:spacing w:line="360" w:lineRule="auto"/>
    </w:pPr>
    <w:rPr>
      <w:szCs w:val="24"/>
    </w:rPr>
  </w:style>
  <w:style w:type="paragraph" w:customStyle="1" w:styleId="Ttulosps-textuais">
    <w:name w:val="Títulos pós-textuais"/>
    <w:basedOn w:val="Ttulo1"/>
    <w:pPr>
      <w:numPr>
        <w:numId w:val="0"/>
      </w:numPr>
      <w:jc w:val="center"/>
    </w:pPr>
    <w:rPr>
      <w:caps w:val="0"/>
    </w:rPr>
  </w:style>
  <w:style w:type="paragraph" w:customStyle="1" w:styleId="FOLHADEROSTO">
    <w:name w:val="FOLHA DE ROSTO"/>
    <w:basedOn w:val="Normal"/>
    <w:link w:val="FOLHADEROSTOChar"/>
    <w:rsid w:val="009B232F"/>
    <w:pPr>
      <w:spacing w:line="360" w:lineRule="auto"/>
      <w:jc w:val="center"/>
    </w:pPr>
    <w:rPr>
      <w:b/>
      <w:caps/>
      <w:noProof/>
      <w:szCs w:val="24"/>
      <w:lang w:val="x-none"/>
    </w:rPr>
  </w:style>
  <w:style w:type="paragraph" w:customStyle="1" w:styleId="Naturezadotrabalho">
    <w:name w:val="Natureza do trabalho"/>
    <w:basedOn w:val="Normal"/>
    <w:pPr>
      <w:ind w:left="4536"/>
    </w:pPr>
    <w:rPr>
      <w:sz w:val="20"/>
    </w:rPr>
  </w:style>
  <w:style w:type="paragraph" w:customStyle="1" w:styleId="Textodecomentrio1">
    <w:name w:val="Texto de comentário1"/>
    <w:basedOn w:val="Normal"/>
    <w:rPr>
      <w:sz w:val="20"/>
    </w:rPr>
  </w:style>
  <w:style w:type="paragraph" w:customStyle="1" w:styleId="Tabelafonte">
    <w:name w:val="Tabela fonte"/>
    <w:basedOn w:val="Normal"/>
    <w:rPr>
      <w:sz w:val="20"/>
    </w:rPr>
  </w:style>
  <w:style w:type="paragraph" w:customStyle="1" w:styleId="Ttulospr-textuais">
    <w:name w:val="Títulos pré-textuais"/>
    <w:basedOn w:val="Normal"/>
    <w:pPr>
      <w:spacing w:after="960"/>
      <w:jc w:val="center"/>
    </w:pPr>
    <w:rPr>
      <w:b/>
      <w:caps/>
    </w:rPr>
  </w:style>
  <w:style w:type="paragraph" w:customStyle="1" w:styleId="ndicedeilustraes1">
    <w:name w:val="Índice de ilustrações1"/>
    <w:basedOn w:val="Normal"/>
    <w:next w:val="Normal"/>
  </w:style>
  <w:style w:type="paragraph" w:customStyle="1" w:styleId="FolhadeRosto0">
    <w:name w:val="Folha de Rosto"/>
    <w:basedOn w:val="FOLHADEROSTO"/>
    <w:link w:val="FolhadeRostoChar0"/>
    <w:rPr>
      <w:b w:val="0"/>
      <w:caps w:val="0"/>
    </w:rPr>
  </w:style>
  <w:style w:type="paragraph" w:customStyle="1" w:styleId="QuebradePgina">
    <w:name w:val="Quebra de Página"/>
    <w:basedOn w:val="Normal"/>
    <w:rPr>
      <w:sz w:val="8"/>
    </w:rPr>
  </w:style>
  <w:style w:type="paragraph" w:customStyle="1" w:styleId="Dedicatrias">
    <w:name w:val="Dedicatórias"/>
    <w:basedOn w:val="Normal"/>
    <w:pPr>
      <w:spacing w:line="360" w:lineRule="auto"/>
      <w:ind w:left="4536"/>
    </w:pPr>
    <w:rPr>
      <w:szCs w:val="24"/>
    </w:rPr>
  </w:style>
  <w:style w:type="paragraph" w:customStyle="1" w:styleId="Epgrafe">
    <w:name w:val="Epígrafe"/>
    <w:basedOn w:val="Dedicatrias"/>
  </w:style>
  <w:style w:type="paragraph" w:customStyle="1" w:styleId="Texto">
    <w:name w:val="Texto"/>
    <w:basedOn w:val="Normal"/>
    <w:pPr>
      <w:spacing w:line="360" w:lineRule="auto"/>
      <w:ind w:firstLine="1134"/>
    </w:pPr>
    <w:rPr>
      <w:szCs w:val="24"/>
    </w:rPr>
  </w:style>
  <w:style w:type="paragraph" w:customStyle="1" w:styleId="Resumos">
    <w:name w:val="Resumos"/>
    <w:basedOn w:val="Normal"/>
    <w:pPr>
      <w:spacing w:line="360" w:lineRule="auto"/>
    </w:pPr>
  </w:style>
  <w:style w:type="paragraph" w:customStyle="1" w:styleId="Banca">
    <w:name w:val="Banca"/>
    <w:basedOn w:val="FolhadeRosto0"/>
    <w:pPr>
      <w:spacing w:line="240" w:lineRule="auto"/>
    </w:pPr>
  </w:style>
  <w:style w:type="paragraph" w:customStyle="1" w:styleId="Entradadendice10">
    <w:name w:val="Entrada de índice 10"/>
    <w:basedOn w:val="ndice"/>
    <w:pPr>
      <w:tabs>
        <w:tab w:val="right" w:leader="dot" w:pos="9637"/>
      </w:tabs>
      <w:ind w:left="2547"/>
    </w:pPr>
  </w:style>
  <w:style w:type="paragraph" w:customStyle="1" w:styleId="Contedodatabela">
    <w:name w:val="Conteúdo da tabela"/>
    <w:basedOn w:val="Normal"/>
    <w:pPr>
      <w:suppressLineNumbers/>
    </w:pPr>
  </w:style>
  <w:style w:type="paragraph" w:customStyle="1" w:styleId="Ttulodatabela">
    <w:name w:val="Título da tabela"/>
    <w:basedOn w:val="Contedodatabela"/>
    <w:pPr>
      <w:jc w:val="center"/>
    </w:pPr>
    <w:rPr>
      <w:b/>
      <w:bCs/>
    </w:rPr>
  </w:style>
  <w:style w:type="paragraph" w:styleId="Cabealho">
    <w:name w:val="header"/>
    <w:basedOn w:val="Normal"/>
    <w:semiHidden/>
    <w:pPr>
      <w:suppressLineNumbers/>
      <w:tabs>
        <w:tab w:val="center" w:pos="4818"/>
        <w:tab w:val="right" w:pos="9637"/>
      </w:tabs>
    </w:pPr>
  </w:style>
  <w:style w:type="paragraph" w:styleId="Rodap">
    <w:name w:val="footer"/>
    <w:basedOn w:val="Normal"/>
    <w:semiHidden/>
    <w:pPr>
      <w:suppressLineNumbers/>
      <w:tabs>
        <w:tab w:val="center" w:pos="4818"/>
        <w:tab w:val="right" w:pos="9637"/>
      </w:tabs>
    </w:pPr>
  </w:style>
  <w:style w:type="paragraph" w:customStyle="1" w:styleId="Contedodoquadro">
    <w:name w:val="Conteúdo do quadro"/>
    <w:basedOn w:val="Corpodetexto"/>
  </w:style>
  <w:style w:type="paragraph" w:customStyle="1" w:styleId="Instituio">
    <w:name w:val="Instituição"/>
    <w:basedOn w:val="FOLHADEROSTO"/>
    <w:rsid w:val="007C461F"/>
  </w:style>
  <w:style w:type="paragraph" w:styleId="Legenda">
    <w:name w:val="caption"/>
    <w:basedOn w:val="Normal"/>
    <w:next w:val="Normal"/>
    <w:uiPriority w:val="35"/>
    <w:qFormat/>
    <w:rsid w:val="008B1600"/>
    <w:rPr>
      <w:b/>
      <w:bCs/>
      <w:sz w:val="20"/>
    </w:rPr>
  </w:style>
  <w:style w:type="paragraph" w:styleId="ndicedeilustraes">
    <w:name w:val="table of figures"/>
    <w:basedOn w:val="Normal"/>
    <w:next w:val="Normal"/>
    <w:uiPriority w:val="99"/>
    <w:unhideWhenUsed/>
    <w:rsid w:val="008B1600"/>
  </w:style>
  <w:style w:type="paragraph" w:customStyle="1" w:styleId="NOMEDOAUTOR">
    <w:name w:val="NOME DO AUTOR"/>
    <w:basedOn w:val="FOLHADEROSTO"/>
    <w:qFormat/>
    <w:rsid w:val="00A453AB"/>
  </w:style>
  <w:style w:type="paragraph" w:customStyle="1" w:styleId="CidadeeAnodeentrega">
    <w:name w:val="Cidade e Ano de entrega"/>
    <w:basedOn w:val="FolhadeRosto0"/>
    <w:link w:val="CidadeeAnodeentregaChar"/>
    <w:qFormat/>
    <w:rsid w:val="00A453AB"/>
  </w:style>
  <w:style w:type="paragraph" w:customStyle="1" w:styleId="Listas">
    <w:name w:val="Listas"/>
    <w:basedOn w:val="ndicedeilustraes"/>
    <w:qFormat/>
    <w:rsid w:val="000B68E9"/>
    <w:pPr>
      <w:tabs>
        <w:tab w:val="right" w:leader="dot" w:pos="9060"/>
      </w:tabs>
      <w:jc w:val="left"/>
    </w:pPr>
  </w:style>
  <w:style w:type="character" w:customStyle="1" w:styleId="FOLHADEROSTOChar">
    <w:name w:val="FOLHA DE ROSTO Char"/>
    <w:link w:val="FOLHADEROSTO"/>
    <w:rsid w:val="00A453AB"/>
    <w:rPr>
      <w:b/>
      <w:caps/>
      <w:noProof/>
      <w:sz w:val="24"/>
      <w:szCs w:val="24"/>
      <w:lang w:eastAsia="ar-SA"/>
    </w:rPr>
  </w:style>
  <w:style w:type="character" w:customStyle="1" w:styleId="FolhadeRostoChar0">
    <w:name w:val="Folha de Rosto Char"/>
    <w:basedOn w:val="FOLHADEROSTOChar"/>
    <w:link w:val="FolhadeRosto0"/>
    <w:rsid w:val="00A453AB"/>
    <w:rPr>
      <w:b/>
      <w:caps/>
      <w:noProof/>
      <w:sz w:val="24"/>
      <w:szCs w:val="24"/>
      <w:lang w:eastAsia="ar-SA"/>
    </w:rPr>
  </w:style>
  <w:style w:type="character" w:customStyle="1" w:styleId="CidadeeAnodeentregaChar">
    <w:name w:val="Cidade e Ano de entrega Char"/>
    <w:basedOn w:val="FolhadeRostoChar0"/>
    <w:link w:val="CidadeeAnodeentrega"/>
    <w:rsid w:val="00A453AB"/>
    <w:rPr>
      <w:b/>
      <w:caps/>
      <w:noProof/>
      <w:sz w:val="24"/>
      <w:szCs w:val="24"/>
      <w:lang w:eastAsia="ar-SA"/>
    </w:rPr>
  </w:style>
  <w:style w:type="character" w:styleId="Forte">
    <w:name w:val="Strong"/>
    <w:qFormat/>
    <w:rsid w:val="001E7BD7"/>
    <w:rPr>
      <w:b/>
      <w:bCs/>
    </w:rPr>
  </w:style>
  <w:style w:type="paragraph" w:customStyle="1" w:styleId="TabelaCorpo">
    <w:name w:val="Tabela Corpo"/>
    <w:basedOn w:val="Normal"/>
    <w:rsid w:val="00E07589"/>
    <w:pPr>
      <w:widowControl w:val="0"/>
      <w:suppressAutoHyphens w:val="0"/>
      <w:ind w:left="317" w:hanging="317"/>
    </w:pPr>
    <w:rPr>
      <w:sz w:val="20"/>
      <w:lang w:val="it-IT" w:eastAsia="pt-BR"/>
    </w:rPr>
  </w:style>
  <w:style w:type="paragraph" w:customStyle="1" w:styleId="55Tabelafonte">
    <w:name w:val="55 Tabela fonte"/>
    <w:basedOn w:val="Normal"/>
    <w:rsid w:val="00C61B9F"/>
    <w:pPr>
      <w:suppressAutoHyphens w:val="0"/>
    </w:pPr>
    <w:rPr>
      <w:sz w:val="20"/>
      <w:lang w:eastAsia="pt-BR"/>
    </w:rPr>
  </w:style>
  <w:style w:type="paragraph" w:customStyle="1" w:styleId="1Texto">
    <w:name w:val="1 Texto"/>
    <w:basedOn w:val="Normal"/>
    <w:rsid w:val="00C61B9F"/>
    <w:pPr>
      <w:suppressAutoHyphens w:val="0"/>
      <w:spacing w:line="360" w:lineRule="auto"/>
      <w:ind w:firstLine="1134"/>
    </w:pPr>
    <w:rPr>
      <w:szCs w:val="24"/>
      <w:lang w:eastAsia="pt-BR"/>
    </w:rPr>
  </w:style>
  <w:style w:type="paragraph" w:styleId="MapadoDocumento">
    <w:name w:val="Document Map"/>
    <w:basedOn w:val="Normal"/>
    <w:semiHidden/>
    <w:rsid w:val="009E7B48"/>
    <w:pPr>
      <w:shd w:val="clear" w:color="auto" w:fill="000080"/>
    </w:pPr>
    <w:rPr>
      <w:rFonts w:ascii="Tahoma" w:hAnsi="Tahoma" w:cs="Tahoma"/>
      <w:sz w:val="20"/>
    </w:rPr>
  </w:style>
  <w:style w:type="paragraph" w:styleId="Textodebalo">
    <w:name w:val="Balloon Text"/>
    <w:basedOn w:val="Normal"/>
    <w:semiHidden/>
    <w:rsid w:val="00FC7DC4"/>
    <w:rPr>
      <w:rFonts w:ascii="Tahoma" w:hAnsi="Tahoma" w:cs="Tahoma"/>
      <w:sz w:val="16"/>
      <w:szCs w:val="16"/>
    </w:rPr>
  </w:style>
  <w:style w:type="character" w:styleId="Refdecomentrio">
    <w:name w:val="annotation reference"/>
    <w:uiPriority w:val="99"/>
    <w:semiHidden/>
    <w:unhideWhenUsed/>
    <w:rsid w:val="006C63C6"/>
    <w:rPr>
      <w:sz w:val="16"/>
      <w:szCs w:val="16"/>
    </w:rPr>
  </w:style>
  <w:style w:type="paragraph" w:styleId="Textodecomentrio">
    <w:name w:val="annotation text"/>
    <w:basedOn w:val="Normal"/>
    <w:link w:val="TextodecomentrioChar"/>
    <w:uiPriority w:val="99"/>
    <w:semiHidden/>
    <w:unhideWhenUsed/>
    <w:rsid w:val="006C63C6"/>
    <w:rPr>
      <w:sz w:val="20"/>
    </w:rPr>
  </w:style>
  <w:style w:type="character" w:customStyle="1" w:styleId="TextodecomentrioChar">
    <w:name w:val="Texto de comentário Char"/>
    <w:link w:val="Textodecomentrio"/>
    <w:uiPriority w:val="99"/>
    <w:semiHidden/>
    <w:rsid w:val="006C63C6"/>
    <w:rPr>
      <w:lang w:eastAsia="ar-SA"/>
    </w:rPr>
  </w:style>
  <w:style w:type="paragraph" w:styleId="Assuntodocomentrio">
    <w:name w:val="annotation subject"/>
    <w:basedOn w:val="Textodecomentrio"/>
    <w:next w:val="Textodecomentrio"/>
    <w:link w:val="AssuntodocomentrioChar"/>
    <w:uiPriority w:val="99"/>
    <w:semiHidden/>
    <w:unhideWhenUsed/>
    <w:rsid w:val="006C63C6"/>
    <w:rPr>
      <w:b/>
      <w:bCs/>
    </w:rPr>
  </w:style>
  <w:style w:type="character" w:customStyle="1" w:styleId="AssuntodocomentrioChar">
    <w:name w:val="Assunto do comentário Char"/>
    <w:link w:val="Assuntodocomentrio"/>
    <w:uiPriority w:val="99"/>
    <w:semiHidden/>
    <w:rsid w:val="006C63C6"/>
    <w:rPr>
      <w:b/>
      <w:bCs/>
      <w:lang w:eastAsia="ar-SA"/>
    </w:rPr>
  </w:style>
  <w:style w:type="paragraph" w:styleId="Reviso">
    <w:name w:val="Revision"/>
    <w:hidden/>
    <w:uiPriority w:val="99"/>
    <w:semiHidden/>
    <w:rsid w:val="00ED0781"/>
    <w:rPr>
      <w:sz w:val="24"/>
      <w:lang w:eastAsia="ar-SA"/>
    </w:rPr>
  </w:style>
  <w:style w:type="character" w:customStyle="1" w:styleId="Ttulo1Char">
    <w:name w:val="Título 1 Char"/>
    <w:basedOn w:val="Fontepargpadro"/>
    <w:link w:val="Ttulo1"/>
    <w:uiPriority w:val="9"/>
    <w:rsid w:val="003635B3"/>
    <w:rPr>
      <w:b/>
      <w:caps/>
      <w:kern w:val="1"/>
      <w:sz w:val="24"/>
      <w:szCs w:val="24"/>
      <w:lang w:eastAsia="ar-SA"/>
    </w:rPr>
  </w:style>
  <w:style w:type="paragraph" w:styleId="Bibliografia">
    <w:name w:val="Bibliography"/>
    <w:basedOn w:val="Normal"/>
    <w:next w:val="Normal"/>
    <w:uiPriority w:val="37"/>
    <w:unhideWhenUsed/>
    <w:rsid w:val="003635B3"/>
  </w:style>
  <w:style w:type="character" w:customStyle="1" w:styleId="apple-converted-space">
    <w:name w:val="apple-converted-space"/>
    <w:basedOn w:val="Fontepargpadro"/>
    <w:rsid w:val="00054E41"/>
  </w:style>
  <w:style w:type="paragraph" w:styleId="PargrafodaLista">
    <w:name w:val="List Paragraph"/>
    <w:basedOn w:val="Normal"/>
    <w:uiPriority w:val="34"/>
    <w:qFormat/>
    <w:rsid w:val="00AC2DA9"/>
    <w:pPr>
      <w:ind w:left="720"/>
      <w:contextualSpacing/>
    </w:pPr>
  </w:style>
  <w:style w:type="paragraph" w:styleId="Citao">
    <w:name w:val="Quote"/>
    <w:basedOn w:val="Citaolonga"/>
    <w:next w:val="Normal"/>
    <w:link w:val="CitaoChar"/>
    <w:uiPriority w:val="29"/>
    <w:qFormat/>
    <w:rsid w:val="0045735F"/>
    <w:pPr>
      <w:spacing w:after="0"/>
    </w:pPr>
  </w:style>
  <w:style w:type="character" w:customStyle="1" w:styleId="CitaoChar">
    <w:name w:val="Citação Char"/>
    <w:basedOn w:val="Fontepargpadro"/>
    <w:link w:val="Citao"/>
    <w:uiPriority w:val="29"/>
    <w:rsid w:val="0045735F"/>
    <w:rPr>
      <w:lang w:eastAsia="ar-SA"/>
    </w:rPr>
  </w:style>
  <w:style w:type="paragraph" w:customStyle="1" w:styleId="Ttulodetabela">
    <w:name w:val="Título de tabela"/>
    <w:basedOn w:val="Normal"/>
    <w:rsid w:val="00D00E4A"/>
    <w:pPr>
      <w:widowControl w:val="0"/>
      <w:spacing w:after="120"/>
      <w:jc w:val="center"/>
    </w:pPr>
    <w:rPr>
      <w:b/>
      <w:i/>
      <w:lang w:val="pt-PT" w:eastAsia="pt-BR"/>
    </w:rPr>
  </w:style>
  <w:style w:type="character" w:styleId="MenoPendente">
    <w:name w:val="Unresolved Mention"/>
    <w:basedOn w:val="Fontepargpadro"/>
    <w:uiPriority w:val="99"/>
    <w:semiHidden/>
    <w:unhideWhenUsed/>
    <w:rsid w:val="00022F3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522681">
      <w:bodyDiv w:val="1"/>
      <w:marLeft w:val="0"/>
      <w:marRight w:val="0"/>
      <w:marTop w:val="0"/>
      <w:marBottom w:val="0"/>
      <w:divBdr>
        <w:top w:val="none" w:sz="0" w:space="0" w:color="auto"/>
        <w:left w:val="none" w:sz="0" w:space="0" w:color="auto"/>
        <w:bottom w:val="none" w:sz="0" w:space="0" w:color="auto"/>
        <w:right w:val="none" w:sz="0" w:space="0" w:color="auto"/>
      </w:divBdr>
    </w:div>
    <w:div w:id="216556480">
      <w:bodyDiv w:val="1"/>
      <w:marLeft w:val="0"/>
      <w:marRight w:val="0"/>
      <w:marTop w:val="0"/>
      <w:marBottom w:val="0"/>
      <w:divBdr>
        <w:top w:val="none" w:sz="0" w:space="0" w:color="auto"/>
        <w:left w:val="none" w:sz="0" w:space="0" w:color="auto"/>
        <w:bottom w:val="none" w:sz="0" w:space="0" w:color="auto"/>
        <w:right w:val="none" w:sz="0" w:space="0" w:color="auto"/>
      </w:divBdr>
    </w:div>
    <w:div w:id="268969035">
      <w:bodyDiv w:val="1"/>
      <w:marLeft w:val="0"/>
      <w:marRight w:val="0"/>
      <w:marTop w:val="0"/>
      <w:marBottom w:val="0"/>
      <w:divBdr>
        <w:top w:val="none" w:sz="0" w:space="0" w:color="auto"/>
        <w:left w:val="none" w:sz="0" w:space="0" w:color="auto"/>
        <w:bottom w:val="none" w:sz="0" w:space="0" w:color="auto"/>
        <w:right w:val="none" w:sz="0" w:space="0" w:color="auto"/>
      </w:divBdr>
    </w:div>
    <w:div w:id="330379875">
      <w:bodyDiv w:val="1"/>
      <w:marLeft w:val="0"/>
      <w:marRight w:val="0"/>
      <w:marTop w:val="0"/>
      <w:marBottom w:val="0"/>
      <w:divBdr>
        <w:top w:val="none" w:sz="0" w:space="0" w:color="auto"/>
        <w:left w:val="none" w:sz="0" w:space="0" w:color="auto"/>
        <w:bottom w:val="none" w:sz="0" w:space="0" w:color="auto"/>
        <w:right w:val="none" w:sz="0" w:space="0" w:color="auto"/>
      </w:divBdr>
    </w:div>
    <w:div w:id="371922872">
      <w:bodyDiv w:val="1"/>
      <w:marLeft w:val="0"/>
      <w:marRight w:val="0"/>
      <w:marTop w:val="0"/>
      <w:marBottom w:val="0"/>
      <w:divBdr>
        <w:top w:val="none" w:sz="0" w:space="0" w:color="auto"/>
        <w:left w:val="none" w:sz="0" w:space="0" w:color="auto"/>
        <w:bottom w:val="none" w:sz="0" w:space="0" w:color="auto"/>
        <w:right w:val="none" w:sz="0" w:space="0" w:color="auto"/>
      </w:divBdr>
    </w:div>
    <w:div w:id="591091253">
      <w:bodyDiv w:val="1"/>
      <w:marLeft w:val="0"/>
      <w:marRight w:val="0"/>
      <w:marTop w:val="0"/>
      <w:marBottom w:val="0"/>
      <w:divBdr>
        <w:top w:val="none" w:sz="0" w:space="0" w:color="auto"/>
        <w:left w:val="none" w:sz="0" w:space="0" w:color="auto"/>
        <w:bottom w:val="none" w:sz="0" w:space="0" w:color="auto"/>
        <w:right w:val="none" w:sz="0" w:space="0" w:color="auto"/>
      </w:divBdr>
    </w:div>
    <w:div w:id="619150794">
      <w:bodyDiv w:val="1"/>
      <w:marLeft w:val="0"/>
      <w:marRight w:val="0"/>
      <w:marTop w:val="0"/>
      <w:marBottom w:val="0"/>
      <w:divBdr>
        <w:top w:val="none" w:sz="0" w:space="0" w:color="auto"/>
        <w:left w:val="none" w:sz="0" w:space="0" w:color="auto"/>
        <w:bottom w:val="none" w:sz="0" w:space="0" w:color="auto"/>
        <w:right w:val="none" w:sz="0" w:space="0" w:color="auto"/>
      </w:divBdr>
    </w:div>
    <w:div w:id="874587193">
      <w:bodyDiv w:val="1"/>
      <w:marLeft w:val="0"/>
      <w:marRight w:val="0"/>
      <w:marTop w:val="0"/>
      <w:marBottom w:val="0"/>
      <w:divBdr>
        <w:top w:val="none" w:sz="0" w:space="0" w:color="auto"/>
        <w:left w:val="none" w:sz="0" w:space="0" w:color="auto"/>
        <w:bottom w:val="none" w:sz="0" w:space="0" w:color="auto"/>
        <w:right w:val="none" w:sz="0" w:space="0" w:color="auto"/>
      </w:divBdr>
    </w:div>
    <w:div w:id="945424403">
      <w:bodyDiv w:val="1"/>
      <w:marLeft w:val="0"/>
      <w:marRight w:val="0"/>
      <w:marTop w:val="0"/>
      <w:marBottom w:val="0"/>
      <w:divBdr>
        <w:top w:val="none" w:sz="0" w:space="0" w:color="auto"/>
        <w:left w:val="none" w:sz="0" w:space="0" w:color="auto"/>
        <w:bottom w:val="none" w:sz="0" w:space="0" w:color="auto"/>
        <w:right w:val="none" w:sz="0" w:space="0" w:color="auto"/>
      </w:divBdr>
    </w:div>
    <w:div w:id="1003163263">
      <w:bodyDiv w:val="1"/>
      <w:marLeft w:val="0"/>
      <w:marRight w:val="0"/>
      <w:marTop w:val="0"/>
      <w:marBottom w:val="0"/>
      <w:divBdr>
        <w:top w:val="none" w:sz="0" w:space="0" w:color="auto"/>
        <w:left w:val="none" w:sz="0" w:space="0" w:color="auto"/>
        <w:bottom w:val="none" w:sz="0" w:space="0" w:color="auto"/>
        <w:right w:val="none" w:sz="0" w:space="0" w:color="auto"/>
      </w:divBdr>
    </w:div>
    <w:div w:id="1021469396">
      <w:bodyDiv w:val="1"/>
      <w:marLeft w:val="0"/>
      <w:marRight w:val="0"/>
      <w:marTop w:val="0"/>
      <w:marBottom w:val="0"/>
      <w:divBdr>
        <w:top w:val="none" w:sz="0" w:space="0" w:color="auto"/>
        <w:left w:val="none" w:sz="0" w:space="0" w:color="auto"/>
        <w:bottom w:val="none" w:sz="0" w:space="0" w:color="auto"/>
        <w:right w:val="none" w:sz="0" w:space="0" w:color="auto"/>
      </w:divBdr>
    </w:div>
    <w:div w:id="1032270879">
      <w:bodyDiv w:val="1"/>
      <w:marLeft w:val="0"/>
      <w:marRight w:val="0"/>
      <w:marTop w:val="0"/>
      <w:marBottom w:val="0"/>
      <w:divBdr>
        <w:top w:val="none" w:sz="0" w:space="0" w:color="auto"/>
        <w:left w:val="none" w:sz="0" w:space="0" w:color="auto"/>
        <w:bottom w:val="none" w:sz="0" w:space="0" w:color="auto"/>
        <w:right w:val="none" w:sz="0" w:space="0" w:color="auto"/>
      </w:divBdr>
    </w:div>
    <w:div w:id="1296713815">
      <w:bodyDiv w:val="1"/>
      <w:marLeft w:val="0"/>
      <w:marRight w:val="0"/>
      <w:marTop w:val="0"/>
      <w:marBottom w:val="0"/>
      <w:divBdr>
        <w:top w:val="none" w:sz="0" w:space="0" w:color="auto"/>
        <w:left w:val="none" w:sz="0" w:space="0" w:color="auto"/>
        <w:bottom w:val="none" w:sz="0" w:space="0" w:color="auto"/>
        <w:right w:val="none" w:sz="0" w:space="0" w:color="auto"/>
      </w:divBdr>
    </w:div>
    <w:div w:id="1311599361">
      <w:bodyDiv w:val="1"/>
      <w:marLeft w:val="0"/>
      <w:marRight w:val="0"/>
      <w:marTop w:val="0"/>
      <w:marBottom w:val="0"/>
      <w:divBdr>
        <w:top w:val="none" w:sz="0" w:space="0" w:color="auto"/>
        <w:left w:val="none" w:sz="0" w:space="0" w:color="auto"/>
        <w:bottom w:val="none" w:sz="0" w:space="0" w:color="auto"/>
        <w:right w:val="none" w:sz="0" w:space="0" w:color="auto"/>
      </w:divBdr>
    </w:div>
    <w:div w:id="1363166472">
      <w:bodyDiv w:val="1"/>
      <w:marLeft w:val="0"/>
      <w:marRight w:val="0"/>
      <w:marTop w:val="0"/>
      <w:marBottom w:val="0"/>
      <w:divBdr>
        <w:top w:val="none" w:sz="0" w:space="0" w:color="auto"/>
        <w:left w:val="none" w:sz="0" w:space="0" w:color="auto"/>
        <w:bottom w:val="none" w:sz="0" w:space="0" w:color="auto"/>
        <w:right w:val="none" w:sz="0" w:space="0" w:color="auto"/>
      </w:divBdr>
    </w:div>
    <w:div w:id="1372998050">
      <w:bodyDiv w:val="1"/>
      <w:marLeft w:val="0"/>
      <w:marRight w:val="0"/>
      <w:marTop w:val="0"/>
      <w:marBottom w:val="0"/>
      <w:divBdr>
        <w:top w:val="none" w:sz="0" w:space="0" w:color="auto"/>
        <w:left w:val="none" w:sz="0" w:space="0" w:color="auto"/>
        <w:bottom w:val="none" w:sz="0" w:space="0" w:color="auto"/>
        <w:right w:val="none" w:sz="0" w:space="0" w:color="auto"/>
      </w:divBdr>
    </w:div>
    <w:div w:id="1405835567">
      <w:bodyDiv w:val="1"/>
      <w:marLeft w:val="0"/>
      <w:marRight w:val="0"/>
      <w:marTop w:val="0"/>
      <w:marBottom w:val="0"/>
      <w:divBdr>
        <w:top w:val="none" w:sz="0" w:space="0" w:color="auto"/>
        <w:left w:val="none" w:sz="0" w:space="0" w:color="auto"/>
        <w:bottom w:val="none" w:sz="0" w:space="0" w:color="auto"/>
        <w:right w:val="none" w:sz="0" w:space="0" w:color="auto"/>
      </w:divBdr>
    </w:div>
    <w:div w:id="1473057811">
      <w:bodyDiv w:val="1"/>
      <w:marLeft w:val="0"/>
      <w:marRight w:val="0"/>
      <w:marTop w:val="0"/>
      <w:marBottom w:val="0"/>
      <w:divBdr>
        <w:top w:val="none" w:sz="0" w:space="0" w:color="auto"/>
        <w:left w:val="none" w:sz="0" w:space="0" w:color="auto"/>
        <w:bottom w:val="none" w:sz="0" w:space="0" w:color="auto"/>
        <w:right w:val="none" w:sz="0" w:space="0" w:color="auto"/>
      </w:divBdr>
    </w:div>
    <w:div w:id="1619145074">
      <w:bodyDiv w:val="1"/>
      <w:marLeft w:val="0"/>
      <w:marRight w:val="0"/>
      <w:marTop w:val="0"/>
      <w:marBottom w:val="0"/>
      <w:divBdr>
        <w:top w:val="none" w:sz="0" w:space="0" w:color="auto"/>
        <w:left w:val="none" w:sz="0" w:space="0" w:color="auto"/>
        <w:bottom w:val="none" w:sz="0" w:space="0" w:color="auto"/>
        <w:right w:val="none" w:sz="0" w:space="0" w:color="auto"/>
      </w:divBdr>
    </w:div>
    <w:div w:id="1632057883">
      <w:bodyDiv w:val="1"/>
      <w:marLeft w:val="0"/>
      <w:marRight w:val="0"/>
      <w:marTop w:val="0"/>
      <w:marBottom w:val="0"/>
      <w:divBdr>
        <w:top w:val="none" w:sz="0" w:space="0" w:color="auto"/>
        <w:left w:val="none" w:sz="0" w:space="0" w:color="auto"/>
        <w:bottom w:val="none" w:sz="0" w:space="0" w:color="auto"/>
        <w:right w:val="none" w:sz="0" w:space="0" w:color="auto"/>
      </w:divBdr>
    </w:div>
    <w:div w:id="1654214562">
      <w:bodyDiv w:val="1"/>
      <w:marLeft w:val="0"/>
      <w:marRight w:val="0"/>
      <w:marTop w:val="0"/>
      <w:marBottom w:val="0"/>
      <w:divBdr>
        <w:top w:val="none" w:sz="0" w:space="0" w:color="auto"/>
        <w:left w:val="none" w:sz="0" w:space="0" w:color="auto"/>
        <w:bottom w:val="none" w:sz="0" w:space="0" w:color="auto"/>
        <w:right w:val="none" w:sz="0" w:space="0" w:color="auto"/>
      </w:divBdr>
    </w:div>
    <w:div w:id="1691369065">
      <w:bodyDiv w:val="1"/>
      <w:marLeft w:val="0"/>
      <w:marRight w:val="0"/>
      <w:marTop w:val="0"/>
      <w:marBottom w:val="0"/>
      <w:divBdr>
        <w:top w:val="none" w:sz="0" w:space="0" w:color="auto"/>
        <w:left w:val="none" w:sz="0" w:space="0" w:color="auto"/>
        <w:bottom w:val="none" w:sz="0" w:space="0" w:color="auto"/>
        <w:right w:val="none" w:sz="0" w:space="0" w:color="auto"/>
      </w:divBdr>
    </w:div>
    <w:div w:id="1784497119">
      <w:bodyDiv w:val="1"/>
      <w:marLeft w:val="0"/>
      <w:marRight w:val="0"/>
      <w:marTop w:val="0"/>
      <w:marBottom w:val="0"/>
      <w:divBdr>
        <w:top w:val="none" w:sz="0" w:space="0" w:color="auto"/>
        <w:left w:val="none" w:sz="0" w:space="0" w:color="auto"/>
        <w:bottom w:val="none" w:sz="0" w:space="0" w:color="auto"/>
        <w:right w:val="none" w:sz="0" w:space="0" w:color="auto"/>
      </w:divBdr>
    </w:div>
    <w:div w:id="1934900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oter" Target="footer4.xml"/><Relationship Id="rId55"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4.gif"/><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3.jpe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eader" Target="header4.xml"/><Relationship Id="rId56"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footer" Target="footer5.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XSL" StyleName="ABNT NBR 6023:2002*" Version="1">
  <b:Source>
    <b:Tag>ASS13</b:Tag>
    <b:SourceType>InternetSite</b:SourceType>
    <b:Guid>{1BA796E5-72F0-4C91-848E-60CC50EE10DE}</b:Guid>
    <b:Author>
      <b:Author>
        <b:Corporate>ASSOCIATION OF BUSINESS PROCESS MANAGEMENT PROFESSIONALS BRAZIL</b:Corporate>
      </b:Author>
    </b:Author>
    <b:Year>2013</b:Year>
    <b:InternetSiteTitle>BPM CBOK Versão 3.0 – Ano 2013</b:InternetSiteTitle>
    <b:YearAccessed>2016</b:YearAccessed>
    <b:MonthAccessed>maio</b:MonthAccessed>
    <b:DayAccessed>30</b:DayAccessed>
    <b:URL>http://c.ymcdn.com/sites/www.abpmp.org/resource/resmgr/Docs/ABPMP_CBOK_Guide__Portuguese.pdf</b:URL>
    <b:RefOrder>1</b:RefOrder>
  </b:Source>
  <b:Source>
    <b:Tag>Pol</b:Tag>
    <b:SourceType>InternetSite</b:SourceType>
    <b:Guid>{57524E81-312A-4C31-BFC3-CBA584599E7D}</b:Guid>
    <b:Author>
      <b:Author>
        <b:NameList>
          <b:Person>
            <b:Last>Poleto</b:Last>
            <b:First>Thiago</b:First>
          </b:Person>
          <b:Person>
            <b:Last>Silva</b:Last>
            <b:First>Lucio</b:First>
            <b:Middle>Camara e</b:Middle>
          </b:Person>
          <b:Person>
            <b:Last>Freire</b:Last>
            <b:First>Carina</b:First>
            <b:Middle>Lopes</b:Middle>
          </b:Person>
          <b:Person>
            <b:Last>Costa</b:Last>
            <b:First>Ana</b:First>
            <b:Middle>Paula Cabral Seixas</b:Middle>
          </b:Person>
        </b:NameList>
      </b:Author>
    </b:Author>
    <b:RefOrder>2</b:RefOrder>
  </b:Source>
</b:Sources>
</file>

<file path=customXml/itemProps1.xml><?xml version="1.0" encoding="utf-8"?>
<ds:datastoreItem xmlns:ds="http://schemas.openxmlformats.org/officeDocument/2006/customXml" ds:itemID="{27B6EF3D-3100-4B52-91F2-F740B845D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19648</TotalTime>
  <Pages>58</Pages>
  <Words>11878</Words>
  <Characters>64145</Characters>
  <Application>Microsoft Office Word</Application>
  <DocSecurity>0</DocSecurity>
  <Lines>534</Lines>
  <Paragraphs>151</Paragraphs>
  <ScaleCrop>false</ScaleCrop>
  <HeadingPairs>
    <vt:vector size="2" baseType="variant">
      <vt:variant>
        <vt:lpstr>Título</vt:lpstr>
      </vt:variant>
      <vt:variant>
        <vt:i4>1</vt:i4>
      </vt:variant>
    </vt:vector>
  </HeadingPairs>
  <TitlesOfParts>
    <vt:vector size="1" baseType="lpstr">
      <vt:lpstr>Modelo de Tese</vt:lpstr>
    </vt:vector>
  </TitlesOfParts>
  <Company>.</Company>
  <LinksUpToDate>false</LinksUpToDate>
  <CharactersWithSpaces>75872</CharactersWithSpaces>
  <SharedDoc>false</SharedDoc>
  <HLinks>
    <vt:vector size="162" baseType="variant">
      <vt:variant>
        <vt:i4>1048625</vt:i4>
      </vt:variant>
      <vt:variant>
        <vt:i4>182</vt:i4>
      </vt:variant>
      <vt:variant>
        <vt:i4>0</vt:i4>
      </vt:variant>
      <vt:variant>
        <vt:i4>5</vt:i4>
      </vt:variant>
      <vt:variant>
        <vt:lpwstr/>
      </vt:variant>
      <vt:variant>
        <vt:lpwstr>_Toc446765512</vt:lpwstr>
      </vt:variant>
      <vt:variant>
        <vt:i4>1048625</vt:i4>
      </vt:variant>
      <vt:variant>
        <vt:i4>176</vt:i4>
      </vt:variant>
      <vt:variant>
        <vt:i4>0</vt:i4>
      </vt:variant>
      <vt:variant>
        <vt:i4>5</vt:i4>
      </vt:variant>
      <vt:variant>
        <vt:lpwstr/>
      </vt:variant>
      <vt:variant>
        <vt:lpwstr>_Toc446765511</vt:lpwstr>
      </vt:variant>
      <vt:variant>
        <vt:i4>1048625</vt:i4>
      </vt:variant>
      <vt:variant>
        <vt:i4>170</vt:i4>
      </vt:variant>
      <vt:variant>
        <vt:i4>0</vt:i4>
      </vt:variant>
      <vt:variant>
        <vt:i4>5</vt:i4>
      </vt:variant>
      <vt:variant>
        <vt:lpwstr/>
      </vt:variant>
      <vt:variant>
        <vt:lpwstr>_Toc446765510</vt:lpwstr>
      </vt:variant>
      <vt:variant>
        <vt:i4>1114161</vt:i4>
      </vt:variant>
      <vt:variant>
        <vt:i4>164</vt:i4>
      </vt:variant>
      <vt:variant>
        <vt:i4>0</vt:i4>
      </vt:variant>
      <vt:variant>
        <vt:i4>5</vt:i4>
      </vt:variant>
      <vt:variant>
        <vt:lpwstr/>
      </vt:variant>
      <vt:variant>
        <vt:lpwstr>_Toc446765509</vt:lpwstr>
      </vt:variant>
      <vt:variant>
        <vt:i4>1114161</vt:i4>
      </vt:variant>
      <vt:variant>
        <vt:i4>158</vt:i4>
      </vt:variant>
      <vt:variant>
        <vt:i4>0</vt:i4>
      </vt:variant>
      <vt:variant>
        <vt:i4>5</vt:i4>
      </vt:variant>
      <vt:variant>
        <vt:lpwstr/>
      </vt:variant>
      <vt:variant>
        <vt:lpwstr>_Toc446765508</vt:lpwstr>
      </vt:variant>
      <vt:variant>
        <vt:i4>1114161</vt:i4>
      </vt:variant>
      <vt:variant>
        <vt:i4>152</vt:i4>
      </vt:variant>
      <vt:variant>
        <vt:i4>0</vt:i4>
      </vt:variant>
      <vt:variant>
        <vt:i4>5</vt:i4>
      </vt:variant>
      <vt:variant>
        <vt:lpwstr/>
      </vt:variant>
      <vt:variant>
        <vt:lpwstr>_Toc446765507</vt:lpwstr>
      </vt:variant>
      <vt:variant>
        <vt:i4>1114161</vt:i4>
      </vt:variant>
      <vt:variant>
        <vt:i4>146</vt:i4>
      </vt:variant>
      <vt:variant>
        <vt:i4>0</vt:i4>
      </vt:variant>
      <vt:variant>
        <vt:i4>5</vt:i4>
      </vt:variant>
      <vt:variant>
        <vt:lpwstr/>
      </vt:variant>
      <vt:variant>
        <vt:lpwstr>_Toc446765506</vt:lpwstr>
      </vt:variant>
      <vt:variant>
        <vt:i4>1114161</vt:i4>
      </vt:variant>
      <vt:variant>
        <vt:i4>140</vt:i4>
      </vt:variant>
      <vt:variant>
        <vt:i4>0</vt:i4>
      </vt:variant>
      <vt:variant>
        <vt:i4>5</vt:i4>
      </vt:variant>
      <vt:variant>
        <vt:lpwstr/>
      </vt:variant>
      <vt:variant>
        <vt:lpwstr>_Toc446765505</vt:lpwstr>
      </vt:variant>
      <vt:variant>
        <vt:i4>1114161</vt:i4>
      </vt:variant>
      <vt:variant>
        <vt:i4>134</vt:i4>
      </vt:variant>
      <vt:variant>
        <vt:i4>0</vt:i4>
      </vt:variant>
      <vt:variant>
        <vt:i4>5</vt:i4>
      </vt:variant>
      <vt:variant>
        <vt:lpwstr/>
      </vt:variant>
      <vt:variant>
        <vt:lpwstr>_Toc446765504</vt:lpwstr>
      </vt:variant>
      <vt:variant>
        <vt:i4>1114161</vt:i4>
      </vt:variant>
      <vt:variant>
        <vt:i4>128</vt:i4>
      </vt:variant>
      <vt:variant>
        <vt:i4>0</vt:i4>
      </vt:variant>
      <vt:variant>
        <vt:i4>5</vt:i4>
      </vt:variant>
      <vt:variant>
        <vt:lpwstr/>
      </vt:variant>
      <vt:variant>
        <vt:lpwstr>_Toc446765503</vt:lpwstr>
      </vt:variant>
      <vt:variant>
        <vt:i4>1114161</vt:i4>
      </vt:variant>
      <vt:variant>
        <vt:i4>122</vt:i4>
      </vt:variant>
      <vt:variant>
        <vt:i4>0</vt:i4>
      </vt:variant>
      <vt:variant>
        <vt:i4>5</vt:i4>
      </vt:variant>
      <vt:variant>
        <vt:lpwstr/>
      </vt:variant>
      <vt:variant>
        <vt:lpwstr>_Toc446765502</vt:lpwstr>
      </vt:variant>
      <vt:variant>
        <vt:i4>1114161</vt:i4>
      </vt:variant>
      <vt:variant>
        <vt:i4>116</vt:i4>
      </vt:variant>
      <vt:variant>
        <vt:i4>0</vt:i4>
      </vt:variant>
      <vt:variant>
        <vt:i4>5</vt:i4>
      </vt:variant>
      <vt:variant>
        <vt:lpwstr/>
      </vt:variant>
      <vt:variant>
        <vt:lpwstr>_Toc446765501</vt:lpwstr>
      </vt:variant>
      <vt:variant>
        <vt:i4>1114161</vt:i4>
      </vt:variant>
      <vt:variant>
        <vt:i4>110</vt:i4>
      </vt:variant>
      <vt:variant>
        <vt:i4>0</vt:i4>
      </vt:variant>
      <vt:variant>
        <vt:i4>5</vt:i4>
      </vt:variant>
      <vt:variant>
        <vt:lpwstr/>
      </vt:variant>
      <vt:variant>
        <vt:lpwstr>_Toc446765500</vt:lpwstr>
      </vt:variant>
      <vt:variant>
        <vt:i4>1572912</vt:i4>
      </vt:variant>
      <vt:variant>
        <vt:i4>104</vt:i4>
      </vt:variant>
      <vt:variant>
        <vt:i4>0</vt:i4>
      </vt:variant>
      <vt:variant>
        <vt:i4>5</vt:i4>
      </vt:variant>
      <vt:variant>
        <vt:lpwstr/>
      </vt:variant>
      <vt:variant>
        <vt:lpwstr>_Toc446765499</vt:lpwstr>
      </vt:variant>
      <vt:variant>
        <vt:i4>1572912</vt:i4>
      </vt:variant>
      <vt:variant>
        <vt:i4>98</vt:i4>
      </vt:variant>
      <vt:variant>
        <vt:i4>0</vt:i4>
      </vt:variant>
      <vt:variant>
        <vt:i4>5</vt:i4>
      </vt:variant>
      <vt:variant>
        <vt:lpwstr/>
      </vt:variant>
      <vt:variant>
        <vt:lpwstr>_Toc446765498</vt:lpwstr>
      </vt:variant>
      <vt:variant>
        <vt:i4>1572912</vt:i4>
      </vt:variant>
      <vt:variant>
        <vt:i4>92</vt:i4>
      </vt:variant>
      <vt:variant>
        <vt:i4>0</vt:i4>
      </vt:variant>
      <vt:variant>
        <vt:i4>5</vt:i4>
      </vt:variant>
      <vt:variant>
        <vt:lpwstr/>
      </vt:variant>
      <vt:variant>
        <vt:lpwstr>_Toc446765497</vt:lpwstr>
      </vt:variant>
      <vt:variant>
        <vt:i4>1572912</vt:i4>
      </vt:variant>
      <vt:variant>
        <vt:i4>86</vt:i4>
      </vt:variant>
      <vt:variant>
        <vt:i4>0</vt:i4>
      </vt:variant>
      <vt:variant>
        <vt:i4>5</vt:i4>
      </vt:variant>
      <vt:variant>
        <vt:lpwstr/>
      </vt:variant>
      <vt:variant>
        <vt:lpwstr>_Toc446765496</vt:lpwstr>
      </vt:variant>
      <vt:variant>
        <vt:i4>1572912</vt:i4>
      </vt:variant>
      <vt:variant>
        <vt:i4>80</vt:i4>
      </vt:variant>
      <vt:variant>
        <vt:i4>0</vt:i4>
      </vt:variant>
      <vt:variant>
        <vt:i4>5</vt:i4>
      </vt:variant>
      <vt:variant>
        <vt:lpwstr/>
      </vt:variant>
      <vt:variant>
        <vt:lpwstr>_Toc446765495</vt:lpwstr>
      </vt:variant>
      <vt:variant>
        <vt:i4>1572912</vt:i4>
      </vt:variant>
      <vt:variant>
        <vt:i4>74</vt:i4>
      </vt:variant>
      <vt:variant>
        <vt:i4>0</vt:i4>
      </vt:variant>
      <vt:variant>
        <vt:i4>5</vt:i4>
      </vt:variant>
      <vt:variant>
        <vt:lpwstr/>
      </vt:variant>
      <vt:variant>
        <vt:lpwstr>_Toc446765494</vt:lpwstr>
      </vt:variant>
      <vt:variant>
        <vt:i4>1572912</vt:i4>
      </vt:variant>
      <vt:variant>
        <vt:i4>68</vt:i4>
      </vt:variant>
      <vt:variant>
        <vt:i4>0</vt:i4>
      </vt:variant>
      <vt:variant>
        <vt:i4>5</vt:i4>
      </vt:variant>
      <vt:variant>
        <vt:lpwstr/>
      </vt:variant>
      <vt:variant>
        <vt:lpwstr>_Toc446765493</vt:lpwstr>
      </vt:variant>
      <vt:variant>
        <vt:i4>1572912</vt:i4>
      </vt:variant>
      <vt:variant>
        <vt:i4>62</vt:i4>
      </vt:variant>
      <vt:variant>
        <vt:i4>0</vt:i4>
      </vt:variant>
      <vt:variant>
        <vt:i4>5</vt:i4>
      </vt:variant>
      <vt:variant>
        <vt:lpwstr/>
      </vt:variant>
      <vt:variant>
        <vt:lpwstr>_Toc446765492</vt:lpwstr>
      </vt:variant>
      <vt:variant>
        <vt:i4>1572912</vt:i4>
      </vt:variant>
      <vt:variant>
        <vt:i4>56</vt:i4>
      </vt:variant>
      <vt:variant>
        <vt:i4>0</vt:i4>
      </vt:variant>
      <vt:variant>
        <vt:i4>5</vt:i4>
      </vt:variant>
      <vt:variant>
        <vt:lpwstr/>
      </vt:variant>
      <vt:variant>
        <vt:lpwstr>_Toc446765491</vt:lpwstr>
      </vt:variant>
      <vt:variant>
        <vt:i4>1572912</vt:i4>
      </vt:variant>
      <vt:variant>
        <vt:i4>50</vt:i4>
      </vt:variant>
      <vt:variant>
        <vt:i4>0</vt:i4>
      </vt:variant>
      <vt:variant>
        <vt:i4>5</vt:i4>
      </vt:variant>
      <vt:variant>
        <vt:lpwstr/>
      </vt:variant>
      <vt:variant>
        <vt:lpwstr>_Toc446765490</vt:lpwstr>
      </vt:variant>
      <vt:variant>
        <vt:i4>1638448</vt:i4>
      </vt:variant>
      <vt:variant>
        <vt:i4>44</vt:i4>
      </vt:variant>
      <vt:variant>
        <vt:i4>0</vt:i4>
      </vt:variant>
      <vt:variant>
        <vt:i4>5</vt:i4>
      </vt:variant>
      <vt:variant>
        <vt:lpwstr/>
      </vt:variant>
      <vt:variant>
        <vt:lpwstr>_Toc446765489</vt:lpwstr>
      </vt:variant>
      <vt:variant>
        <vt:i4>1638448</vt:i4>
      </vt:variant>
      <vt:variant>
        <vt:i4>38</vt:i4>
      </vt:variant>
      <vt:variant>
        <vt:i4>0</vt:i4>
      </vt:variant>
      <vt:variant>
        <vt:i4>5</vt:i4>
      </vt:variant>
      <vt:variant>
        <vt:lpwstr/>
      </vt:variant>
      <vt:variant>
        <vt:lpwstr>_Toc446765488</vt:lpwstr>
      </vt:variant>
      <vt:variant>
        <vt:i4>1638448</vt:i4>
      </vt:variant>
      <vt:variant>
        <vt:i4>32</vt:i4>
      </vt:variant>
      <vt:variant>
        <vt:i4>0</vt:i4>
      </vt:variant>
      <vt:variant>
        <vt:i4>5</vt:i4>
      </vt:variant>
      <vt:variant>
        <vt:lpwstr/>
      </vt:variant>
      <vt:variant>
        <vt:lpwstr>_Toc446765487</vt:lpwstr>
      </vt:variant>
      <vt:variant>
        <vt:i4>1638448</vt:i4>
      </vt:variant>
      <vt:variant>
        <vt:i4>26</vt:i4>
      </vt:variant>
      <vt:variant>
        <vt:i4>0</vt:i4>
      </vt:variant>
      <vt:variant>
        <vt:i4>5</vt:i4>
      </vt:variant>
      <vt:variant>
        <vt:lpwstr/>
      </vt:variant>
      <vt:variant>
        <vt:lpwstr>_Toc446765486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Tese</dc:title>
  <dc:subject/>
  <dc:creator>Patrick Machado</dc:creator>
  <cp:keywords/>
  <cp:lastModifiedBy>Patrick Machado</cp:lastModifiedBy>
  <cp:revision>577</cp:revision>
  <cp:lastPrinted>2011-03-03T11:17:00Z</cp:lastPrinted>
  <dcterms:created xsi:type="dcterms:W3CDTF">2016-04-13T22:21:00Z</dcterms:created>
  <dcterms:modified xsi:type="dcterms:W3CDTF">2017-07-05T22:34:00Z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f824818b-cf30-3cc4-a8b4-763509d7994e</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16th edition (author-date)</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(author-date)</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7th edition</vt:lpwstr>
  </property>
</Properties>
</file>